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Charging </w:t>
            </w:r>
            <w:proofErr w:type="spellStart"/>
            <w:r>
              <w:rPr>
                <w:rFonts w:ascii="SimSun" w:hAnsi="SimSun" w:cs="SimSun" w:hint="eastAsia"/>
                <w:color w:val="000000"/>
                <w:kern w:val="0"/>
                <w:szCs w:val="21"/>
                <w:lang w:bidi="ar"/>
              </w:rPr>
              <w:t>Distribut</w:t>
            </w:r>
            <w:proofErr w:type="spellEnd"/>
            <w:r>
              <w:rPr>
                <w:rFonts w:ascii="SimSun" w:hAnsi="SimSun" w:cs="SimSun" w:hint="eastAsia"/>
                <w:color w:val="000000"/>
                <w:kern w:val="0"/>
                <w:szCs w:val="21"/>
                <w:lang w:bidi="ar"/>
              </w:rPr>
              <w:t xml:space="preserv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proofErr w:type="spellStart"/>
            <w:r>
              <w:rPr>
                <w:rFonts w:ascii="SimSun" w:hAnsi="SimSun" w:cs="SimSun" w:hint="eastAsia"/>
                <w:color w:val="000000"/>
                <w:kern w:val="0"/>
                <w:szCs w:val="21"/>
                <w:lang w:bidi="ar"/>
              </w:rPr>
              <w:t>E_Booster</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Electronic Parking </w:t>
            </w:r>
            <w:proofErr w:type="spellStart"/>
            <w:r>
              <w:rPr>
                <w:rFonts w:ascii="SimSun" w:hAnsi="SimSun" w:cs="SimSun" w:hint="eastAsia"/>
                <w:color w:val="000000"/>
                <w:kern w:val="0"/>
                <w:szCs w:val="21"/>
                <w:lang w:bidi="ar"/>
              </w:rPr>
              <w:t>Brke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Electronic </w:t>
            </w:r>
            <w:proofErr w:type="spellStart"/>
            <w:r>
              <w:rPr>
                <w:rFonts w:ascii="SimSun" w:hAnsi="SimSun" w:cs="SimSun" w:hint="eastAsia"/>
                <w:color w:val="000000"/>
                <w:kern w:val="0"/>
                <w:szCs w:val="21"/>
                <w:lang w:bidi="ar"/>
              </w:rPr>
              <w:t>EXpansion</w:t>
            </w:r>
            <w:proofErr w:type="spellEnd"/>
            <w:r>
              <w:rPr>
                <w:rFonts w:ascii="SimSun" w:hAnsi="SimSun" w:cs="SimSun" w:hint="eastAsia"/>
                <w:color w:val="000000"/>
                <w:kern w:val="0"/>
                <w:szCs w:val="21"/>
                <w:lang w:bidi="ar"/>
              </w:rPr>
              <w:t xml:space="preserve">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Reversing Radar </w:t>
            </w:r>
            <w:proofErr w:type="spellStart"/>
            <w:r>
              <w:rPr>
                <w:rFonts w:ascii="SimSun" w:hAnsi="SimSun" w:cs="SimSun" w:hint="eastAsia"/>
                <w:color w:val="000000"/>
                <w:kern w:val="0"/>
                <w:szCs w:val="21"/>
                <w:lang w:bidi="ar"/>
              </w:rPr>
              <w:t>SensorModule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6108152A"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Pr>
          <w:rFonts w:cstheme="minorBidi" w:hint="eastAsia"/>
          <w:sz w:val="22"/>
        </w:rPr>
        <w:t>ARM</w:t>
      </w:r>
      <w:r w:rsidR="0069098B">
        <w:rPr>
          <w:rFonts w:ascii="Arial" w:eastAsiaTheme="minorEastAsia" w:hAnsi="Arial" w:cs="Arial" w:hint="eastAsia"/>
        </w:rPr>
        <w:t xml:space="preserve"> </w:t>
      </w:r>
      <w:r w:rsidR="00D574DB">
        <w:rPr>
          <w:rFonts w:ascii="Arial" w:eastAsiaTheme="minorEastAsia" w:hAnsi="Arial" w:cs="Arial" w:hint="eastAsia"/>
        </w:rPr>
        <w:t>防侧翻</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proofErr w:type="spellStart"/>
      <w:r>
        <w:rPr>
          <w:rFonts w:ascii="Arial" w:eastAsiaTheme="minorEastAsia" w:hAnsi="Arial" w:cs="Arial"/>
        </w:rPr>
        <w:t>yyyy</w:t>
      </w:r>
      <w:proofErr w:type="spellEnd"/>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格式：</w:t>
      </w:r>
      <w:proofErr w:type="spellStart"/>
      <w:r>
        <w:rPr>
          <w:rFonts w:asciiTheme="minorEastAsia" w:eastAsiaTheme="minorEastAsia" w:hAnsiTheme="minorEastAsia" w:cstheme="minorEastAsia" w:hint="eastAsia"/>
          <w:color w:val="000000"/>
          <w:kern w:val="0"/>
          <w:szCs w:val="21"/>
          <w:lang w:bidi="ar"/>
        </w:rPr>
        <w:t>SGMW_VMC_FS_Dn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Fn_XXX_Vnn_yyyymmdd</w:t>
      </w:r>
      <w:proofErr w:type="spellEnd"/>
      <w:r>
        <w:rPr>
          <w:rFonts w:asciiTheme="minorEastAsia" w:eastAsiaTheme="minorEastAsia" w:hAnsiTheme="minorEastAsia" w:cstheme="minorEastAsia" w:hint="eastAsia"/>
          <w:color w:val="000000"/>
          <w:kern w:val="0"/>
          <w:szCs w:val="21"/>
          <w:lang w:bidi="ar"/>
        </w:rPr>
        <w:t xml:space="preserve">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w:t>
      </w:r>
      <w:proofErr w:type="spellEnd"/>
      <w:r>
        <w:rPr>
          <w:rFonts w:asciiTheme="minorEastAsia" w:eastAsiaTheme="minorEastAsia" w:hAnsiTheme="minorEastAsia" w:cstheme="minorEastAsia" w:hint="eastAsia"/>
          <w:color w:val="000000"/>
          <w:kern w:val="0"/>
          <w:szCs w:val="21"/>
          <w:lang w:bidi="ar"/>
        </w:rPr>
        <w:t xml:space="preserve">：功能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Vnn</w:t>
      </w:r>
      <w:proofErr w:type="spellEnd"/>
      <w:r>
        <w:rPr>
          <w:rFonts w:asciiTheme="minorEastAsia" w:eastAsiaTheme="minorEastAsia" w:hAnsiTheme="minorEastAsia" w:cstheme="minorEastAsia" w:hint="eastAsia"/>
          <w:color w:val="000000"/>
          <w:kern w:val="0"/>
          <w:szCs w:val="21"/>
          <w:lang w:bidi="ar"/>
        </w:rPr>
        <w:t xml:space="preserve">：文件版本；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yyyymmdd</w:t>
      </w:r>
      <w:proofErr w:type="spellEnd"/>
      <w:r>
        <w:rPr>
          <w:rFonts w:asciiTheme="minorEastAsia" w:eastAsiaTheme="minorEastAsia" w:hAnsiTheme="minorEastAsia" w:cstheme="minorEastAsia" w:hint="eastAsia"/>
          <w:color w:val="000000"/>
          <w:kern w:val="0"/>
          <w:szCs w:val="21"/>
          <w:lang w:bidi="ar"/>
        </w:rPr>
        <w:t>：文件形成日期。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3801E43B" w14:textId="25165C66" w:rsidR="00445DBB" w:rsidRDefault="00445DBB" w:rsidP="00445DBB">
      <w:pPr>
        <w:ind w:leftChars="200" w:left="420" w:firstLine="440"/>
        <w:rPr>
          <w:rFonts w:cstheme="minorBidi"/>
          <w:sz w:val="22"/>
        </w:rPr>
      </w:pPr>
      <w:r>
        <w:rPr>
          <w:rFonts w:cstheme="minorBidi" w:hint="eastAsia"/>
          <w:sz w:val="22"/>
        </w:rPr>
        <w:t>ARM</w:t>
      </w:r>
      <w:r w:rsidR="00E00422" w:rsidRPr="00E00422">
        <w:rPr>
          <w:rFonts w:cstheme="minorBidi" w:hint="eastAsia"/>
          <w:sz w:val="22"/>
        </w:rPr>
        <w:t>（</w:t>
      </w:r>
      <w:r>
        <w:rPr>
          <w:rFonts w:cstheme="minorBidi" w:hint="eastAsia"/>
          <w:sz w:val="22"/>
        </w:rPr>
        <w:t>Active Roll Mitigation</w:t>
      </w:r>
      <w:r w:rsidR="00E00422" w:rsidRPr="00E00422">
        <w:rPr>
          <w:rFonts w:cstheme="minorBidi" w:hint="eastAsia"/>
          <w:sz w:val="22"/>
        </w:rPr>
        <w:t xml:space="preserve"> </w:t>
      </w:r>
      <w:r w:rsidR="00E00422" w:rsidRPr="00E00422">
        <w:rPr>
          <w:rFonts w:cstheme="minorBidi" w:hint="eastAsia"/>
          <w:sz w:val="22"/>
        </w:rPr>
        <w:t>简称</w:t>
      </w:r>
      <w:r>
        <w:rPr>
          <w:rFonts w:cstheme="minorBidi" w:hint="eastAsia"/>
          <w:sz w:val="22"/>
        </w:rPr>
        <w:t>ARM</w:t>
      </w:r>
      <w:r w:rsidR="00E00422" w:rsidRPr="00E00422">
        <w:rPr>
          <w:rFonts w:cstheme="minorBidi" w:hint="eastAsia"/>
          <w:sz w:val="22"/>
        </w:rPr>
        <w:t>），</w:t>
      </w:r>
      <w:r>
        <w:rPr>
          <w:rFonts w:cstheme="minorBidi" w:hint="eastAsia"/>
          <w:sz w:val="22"/>
        </w:rPr>
        <w:t>是通过制动，驱动干预</w:t>
      </w:r>
      <w:r w:rsidRPr="003A2DF1">
        <w:rPr>
          <w:rFonts w:cstheme="minorBidi" w:hint="eastAsia"/>
          <w:sz w:val="22"/>
        </w:rPr>
        <w:t>和悬架控制</w:t>
      </w:r>
      <w:r>
        <w:rPr>
          <w:rFonts w:cstheme="minorBidi" w:hint="eastAsia"/>
          <w:sz w:val="22"/>
        </w:rPr>
        <w:t>的方式防止车辆发生侧翻的功能。控制场景主要区分如下两种：</w:t>
      </w:r>
    </w:p>
    <w:p w14:paraId="24BDEB47" w14:textId="6BF3AAC4" w:rsidR="00445DBB" w:rsidRDefault="00445DBB" w:rsidP="00445DBB">
      <w:pPr>
        <w:pStyle w:val="affff7"/>
        <w:numPr>
          <w:ilvl w:val="0"/>
          <w:numId w:val="41"/>
        </w:numPr>
        <w:ind w:firstLineChars="0"/>
        <w:rPr>
          <w:rFonts w:cstheme="minorBidi"/>
          <w:sz w:val="22"/>
        </w:rPr>
      </w:pPr>
      <w:r>
        <w:rPr>
          <w:rFonts w:cstheme="minorBidi" w:hint="eastAsia"/>
          <w:sz w:val="22"/>
        </w:rPr>
        <w:t>定半径（准静态）稳态绕圆</w:t>
      </w:r>
      <w:r w:rsidR="00F3100C">
        <w:rPr>
          <w:rFonts w:cstheme="minorBidi" w:hint="eastAsia"/>
          <w:sz w:val="22"/>
        </w:rPr>
        <w:t>的</w:t>
      </w:r>
      <w:r w:rsidR="009132CD">
        <w:rPr>
          <w:rFonts w:cstheme="minorBidi" w:hint="eastAsia"/>
          <w:sz w:val="22"/>
        </w:rPr>
        <w:t>情况下，避免车辆</w:t>
      </w:r>
      <w:r>
        <w:rPr>
          <w:rFonts w:cstheme="minorBidi" w:hint="eastAsia"/>
          <w:sz w:val="22"/>
        </w:rPr>
        <w:t>侧翻</w:t>
      </w:r>
    </w:p>
    <w:p w14:paraId="07FD8865" w14:textId="2756C61E" w:rsidR="004A6915" w:rsidRDefault="007A49AF" w:rsidP="004A6915">
      <w:pPr>
        <w:pStyle w:val="affff7"/>
        <w:numPr>
          <w:ilvl w:val="1"/>
          <w:numId w:val="41"/>
        </w:numPr>
        <w:ind w:firstLineChars="0"/>
        <w:rPr>
          <w:rFonts w:cstheme="minorBidi"/>
          <w:sz w:val="22"/>
        </w:rPr>
      </w:pPr>
      <w:r>
        <w:rPr>
          <w:rFonts w:cstheme="minorBidi" w:hint="eastAsia"/>
          <w:sz w:val="22"/>
        </w:rPr>
        <w:t>高侧向加速度</w:t>
      </w:r>
    </w:p>
    <w:p w14:paraId="30D59255" w14:textId="704FE3FF" w:rsidR="007A49AF" w:rsidRDefault="000F0A4B" w:rsidP="004A6915">
      <w:pPr>
        <w:pStyle w:val="affff7"/>
        <w:numPr>
          <w:ilvl w:val="1"/>
          <w:numId w:val="41"/>
        </w:numPr>
        <w:ind w:firstLineChars="0"/>
        <w:rPr>
          <w:rFonts w:cstheme="minorBidi"/>
          <w:sz w:val="22"/>
        </w:rPr>
      </w:pPr>
      <w:r>
        <w:rPr>
          <w:rFonts w:cstheme="minorBidi" w:hint="eastAsia"/>
          <w:sz w:val="22"/>
        </w:rPr>
        <w:t>小动态</w:t>
      </w:r>
    </w:p>
    <w:p w14:paraId="1A758160" w14:textId="4B6EEA06" w:rsidR="000F0A4B" w:rsidRDefault="004A752C" w:rsidP="004A6915">
      <w:pPr>
        <w:pStyle w:val="affff7"/>
        <w:numPr>
          <w:ilvl w:val="1"/>
          <w:numId w:val="41"/>
        </w:numPr>
        <w:ind w:firstLineChars="0"/>
        <w:rPr>
          <w:rFonts w:cstheme="minorBidi"/>
          <w:sz w:val="22"/>
        </w:rPr>
      </w:pPr>
      <w:r>
        <w:rPr>
          <w:rFonts w:cstheme="minorBidi" w:hint="eastAsia"/>
          <w:sz w:val="22"/>
        </w:rPr>
        <w:t>横摆增速</w:t>
      </w:r>
      <w:r w:rsidR="003D326F">
        <w:rPr>
          <w:rFonts w:cstheme="minorBidi" w:hint="eastAsia"/>
          <w:sz w:val="22"/>
        </w:rPr>
        <w:t>缓慢</w:t>
      </w:r>
    </w:p>
    <w:p w14:paraId="2F01CD5B" w14:textId="196D3DA8" w:rsidR="003D326F" w:rsidRDefault="003D326F" w:rsidP="004A6915">
      <w:pPr>
        <w:pStyle w:val="affff7"/>
        <w:numPr>
          <w:ilvl w:val="1"/>
          <w:numId w:val="41"/>
        </w:numPr>
        <w:ind w:firstLineChars="0"/>
        <w:rPr>
          <w:rFonts w:cstheme="minorBidi"/>
          <w:sz w:val="22"/>
        </w:rPr>
      </w:pPr>
      <w:r>
        <w:rPr>
          <w:rFonts w:cstheme="minorBidi" w:hint="eastAsia"/>
          <w:sz w:val="22"/>
        </w:rPr>
        <w:t>方向盘转角</w:t>
      </w:r>
      <w:r w:rsidR="007B5DD4">
        <w:rPr>
          <w:rFonts w:cstheme="minorBidi" w:hint="eastAsia"/>
          <w:sz w:val="22"/>
        </w:rPr>
        <w:t>大</w:t>
      </w:r>
      <w:r w:rsidR="005F5ED4">
        <w:rPr>
          <w:rFonts w:cstheme="minorBidi" w:hint="eastAsia"/>
          <w:sz w:val="22"/>
        </w:rPr>
        <w:t>但是</w:t>
      </w:r>
      <w:r>
        <w:rPr>
          <w:rFonts w:cstheme="minorBidi" w:hint="eastAsia"/>
          <w:sz w:val="22"/>
        </w:rPr>
        <w:t>变化慢</w:t>
      </w:r>
    </w:p>
    <w:p w14:paraId="3629783C" w14:textId="0DD569C2" w:rsidR="000778C3" w:rsidRPr="009132CD" w:rsidRDefault="00445DBB" w:rsidP="009132CD">
      <w:pPr>
        <w:pStyle w:val="affff7"/>
        <w:numPr>
          <w:ilvl w:val="0"/>
          <w:numId w:val="41"/>
        </w:numPr>
        <w:ind w:firstLineChars="0"/>
        <w:rPr>
          <w:rFonts w:cstheme="minorBidi"/>
          <w:sz w:val="22"/>
        </w:rPr>
      </w:pPr>
      <w:r>
        <w:rPr>
          <w:rFonts w:cstheme="minorBidi" w:hint="eastAsia"/>
          <w:sz w:val="22"/>
        </w:rPr>
        <w:t>变道</w:t>
      </w:r>
      <w:r w:rsidR="009132CD">
        <w:rPr>
          <w:rFonts w:cstheme="minorBidi" w:hint="eastAsia"/>
          <w:sz w:val="22"/>
        </w:rPr>
        <w:t>，急转弯等高动态情况下避免车辆</w:t>
      </w:r>
      <w:r w:rsidR="00470762">
        <w:rPr>
          <w:rFonts w:cstheme="minorBidi" w:hint="eastAsia"/>
          <w:sz w:val="22"/>
        </w:rPr>
        <w:t>侧翻</w:t>
      </w:r>
    </w:p>
    <w:p w14:paraId="06E18338" w14:textId="77777777" w:rsidR="00C751FB" w:rsidRDefault="00C751FB" w:rsidP="000778C3">
      <w:pPr>
        <w:ind w:left="420" w:firstLineChars="8" w:firstLine="18"/>
        <w:rPr>
          <w:rFonts w:cstheme="minorBidi"/>
          <w:sz w:val="22"/>
        </w:rPr>
      </w:pPr>
    </w:p>
    <w:p w14:paraId="68C57DF5" w14:textId="7731B180" w:rsidR="00066A7A" w:rsidRDefault="00BB38C9" w:rsidP="004A2169">
      <w:pPr>
        <w:ind w:left="420" w:firstLineChars="8" w:firstLine="18"/>
        <w:rPr>
          <w:rFonts w:cstheme="minorBidi"/>
          <w:sz w:val="22"/>
        </w:rPr>
      </w:pPr>
      <w:r>
        <w:rPr>
          <w:rFonts w:cstheme="minorBidi" w:hint="eastAsia"/>
          <w:sz w:val="22"/>
        </w:rPr>
        <w:t>算法分为两种：</w:t>
      </w:r>
    </w:p>
    <w:p w14:paraId="120CE941" w14:textId="1F76B113" w:rsidR="00BB38C9" w:rsidRPr="00101779" w:rsidRDefault="005B5373" w:rsidP="00101779">
      <w:pPr>
        <w:pStyle w:val="affff7"/>
        <w:numPr>
          <w:ilvl w:val="0"/>
          <w:numId w:val="45"/>
        </w:numPr>
        <w:ind w:firstLineChars="0"/>
        <w:rPr>
          <w:rFonts w:cstheme="minorBidi"/>
          <w:sz w:val="22"/>
        </w:rPr>
      </w:pPr>
      <w:r w:rsidRPr="00101779">
        <w:rPr>
          <w:rFonts w:cstheme="minorBidi" w:hint="eastAsia"/>
          <w:sz w:val="22"/>
        </w:rPr>
        <w:t>针对低动态</w:t>
      </w:r>
      <w:commentRangeStart w:id="45"/>
      <w:commentRangeStart w:id="46"/>
      <w:commentRangeStart w:id="47"/>
      <w:commentRangeStart w:id="48"/>
      <w:r w:rsidRPr="00101779">
        <w:rPr>
          <w:rFonts w:cstheme="minorBidi" w:hint="eastAsia"/>
          <w:sz w:val="22"/>
        </w:rPr>
        <w:t>情况</w:t>
      </w:r>
      <w:commentRangeEnd w:id="45"/>
      <w:r w:rsidR="00B35F34" w:rsidRPr="00101779">
        <w:rPr>
          <w:rStyle w:val="affff4"/>
          <w:rFonts w:cstheme="minorBidi" w:hint="eastAsia"/>
          <w:sz w:val="22"/>
          <w:szCs w:val="22"/>
        </w:rPr>
        <w:commentReference w:id="45"/>
      </w:r>
      <w:commentRangeEnd w:id="46"/>
      <w:r w:rsidR="00B16F49" w:rsidRPr="00101779">
        <w:rPr>
          <w:rStyle w:val="affff4"/>
          <w:rFonts w:cstheme="minorBidi" w:hint="eastAsia"/>
          <w:sz w:val="22"/>
          <w:szCs w:val="22"/>
        </w:rPr>
        <w:commentReference w:id="46"/>
      </w:r>
      <w:commentRangeEnd w:id="47"/>
      <w:r w:rsidRPr="00101779">
        <w:rPr>
          <w:rStyle w:val="affff4"/>
          <w:rFonts w:cstheme="minorBidi" w:hint="eastAsia"/>
          <w:sz w:val="22"/>
          <w:szCs w:val="22"/>
        </w:rPr>
        <w:commentReference w:id="47"/>
      </w:r>
      <w:commentRangeEnd w:id="48"/>
      <w:r w:rsidR="00B854A9">
        <w:rPr>
          <w:rStyle w:val="affff4"/>
          <w:lang w:val="zh-CN"/>
        </w:rPr>
        <w:commentReference w:id="48"/>
      </w:r>
      <w:r w:rsidRPr="00101779">
        <w:rPr>
          <w:rFonts w:cstheme="minorBidi" w:hint="eastAsia"/>
          <w:sz w:val="22"/>
        </w:rPr>
        <w:t>：</w:t>
      </w:r>
    </w:p>
    <w:p w14:paraId="26D0DD16" w14:textId="02E0C50F" w:rsidR="005B5373" w:rsidRDefault="003E02D6" w:rsidP="00101779">
      <w:pPr>
        <w:ind w:leftChars="400" w:left="840" w:firstLineChars="8" w:firstLine="18"/>
        <w:rPr>
          <w:rFonts w:cstheme="minorBidi"/>
          <w:sz w:val="22"/>
        </w:rPr>
      </w:pPr>
      <w:r>
        <w:rPr>
          <w:rFonts w:cstheme="minorBidi" w:hint="eastAsia"/>
          <w:sz w:val="22"/>
        </w:rPr>
        <w:t>激活条件：</w:t>
      </w:r>
      <w:r w:rsidR="00514D6A">
        <w:rPr>
          <w:rFonts w:cstheme="minorBidi" w:hint="eastAsia"/>
          <w:sz w:val="22"/>
        </w:rPr>
        <w:t>预测侧向加速度</w:t>
      </w:r>
      <w:commentRangeStart w:id="50"/>
      <w:commentRangeStart w:id="51"/>
      <w:commentRangeStart w:id="52"/>
      <w:r w:rsidR="00514D6A">
        <w:rPr>
          <w:rFonts w:cstheme="minorBidi" w:hint="eastAsia"/>
          <w:sz w:val="22"/>
        </w:rPr>
        <w:t>和</w:t>
      </w:r>
      <w:commentRangeEnd w:id="50"/>
      <w:r w:rsidR="00BA4956">
        <w:rPr>
          <w:rStyle w:val="affff4"/>
          <w:rFonts w:cstheme="minorBidi" w:hint="eastAsia"/>
          <w:sz w:val="22"/>
          <w:szCs w:val="22"/>
        </w:rPr>
        <w:commentReference w:id="50"/>
      </w:r>
      <w:commentRangeEnd w:id="51"/>
      <w:r w:rsidR="00E82D1A">
        <w:rPr>
          <w:rStyle w:val="affff4"/>
          <w:rFonts w:cstheme="minorBidi" w:hint="eastAsia"/>
          <w:sz w:val="22"/>
          <w:szCs w:val="22"/>
        </w:rPr>
        <w:commentReference w:id="51"/>
      </w:r>
      <w:commentRangeEnd w:id="52"/>
      <w:r w:rsidR="00393F3B">
        <w:rPr>
          <w:rStyle w:val="affff4"/>
          <w:lang w:val="zh-CN"/>
        </w:rPr>
        <w:commentReference w:id="52"/>
      </w:r>
      <w:r w:rsidR="00514D6A">
        <w:rPr>
          <w:rFonts w:cstheme="minorBidi" w:hint="eastAsia"/>
          <w:sz w:val="22"/>
        </w:rPr>
        <w:t>实际测量加速度大于某阈值，</w:t>
      </w:r>
    </w:p>
    <w:p w14:paraId="2B3F3573" w14:textId="77777777" w:rsidR="00772CF8" w:rsidRDefault="00B64E66" w:rsidP="00101779">
      <w:pPr>
        <w:ind w:leftChars="400" w:left="840" w:firstLineChars="8" w:firstLine="18"/>
        <w:rPr>
          <w:rFonts w:cstheme="minorBidi"/>
          <w:sz w:val="22"/>
        </w:rPr>
      </w:pPr>
      <w:r>
        <w:rPr>
          <w:rFonts w:cstheme="minorBidi" w:hint="eastAsia"/>
          <w:sz w:val="22"/>
        </w:rPr>
        <w:t>PID</w:t>
      </w:r>
      <w:r>
        <w:rPr>
          <w:rFonts w:cstheme="minorBidi" w:hint="eastAsia"/>
          <w:sz w:val="22"/>
        </w:rPr>
        <w:t>控制，</w:t>
      </w:r>
      <w:r w:rsidR="00BF5BD1">
        <w:rPr>
          <w:rFonts w:cstheme="minorBidi" w:hint="eastAsia"/>
          <w:sz w:val="22"/>
        </w:rPr>
        <w:t>控制偏差</w:t>
      </w:r>
      <w:r w:rsidR="00181AC2">
        <w:rPr>
          <w:rFonts w:cstheme="minorBidi" w:hint="eastAsia"/>
          <w:sz w:val="22"/>
        </w:rPr>
        <w:t>：</w:t>
      </w:r>
    </w:p>
    <w:p w14:paraId="54936325" w14:textId="7484961A" w:rsidR="00B64E66" w:rsidRDefault="006109B1" w:rsidP="00101779">
      <w:pPr>
        <w:pStyle w:val="affff7"/>
        <w:numPr>
          <w:ilvl w:val="0"/>
          <w:numId w:val="44"/>
        </w:numPr>
        <w:ind w:leftChars="509" w:left="1429" w:firstLineChars="0"/>
        <w:rPr>
          <w:rFonts w:cstheme="minorBidi"/>
          <w:sz w:val="22"/>
        </w:rPr>
      </w:pPr>
      <w:r w:rsidRPr="00772CF8">
        <w:rPr>
          <w:rFonts w:cstheme="minorBidi" w:hint="eastAsia"/>
          <w:sz w:val="22"/>
        </w:rPr>
        <w:t>预测侧向加速度（基于方向盘角度）和</w:t>
      </w:r>
      <w:r w:rsidR="00566A92" w:rsidRPr="00772CF8">
        <w:rPr>
          <w:rFonts w:cstheme="minorBidi" w:hint="eastAsia"/>
          <w:sz w:val="22"/>
        </w:rPr>
        <w:t>干预阈值的差值。</w:t>
      </w:r>
    </w:p>
    <w:p w14:paraId="0A6B612E" w14:textId="2F6B972E" w:rsidR="00772CF8" w:rsidRPr="00772CF8" w:rsidRDefault="00772CF8" w:rsidP="00101779">
      <w:pPr>
        <w:pStyle w:val="affff7"/>
        <w:numPr>
          <w:ilvl w:val="0"/>
          <w:numId w:val="44"/>
        </w:numPr>
        <w:ind w:leftChars="509" w:left="1429" w:firstLineChars="0"/>
        <w:rPr>
          <w:rFonts w:cstheme="minorBidi"/>
          <w:sz w:val="22"/>
        </w:rPr>
      </w:pPr>
      <w:r>
        <w:rPr>
          <w:rFonts w:cstheme="minorBidi" w:hint="eastAsia"/>
          <w:sz w:val="22"/>
        </w:rPr>
        <w:t>实际</w:t>
      </w:r>
      <w:r w:rsidRPr="00772CF8">
        <w:rPr>
          <w:rFonts w:cstheme="minorBidi" w:hint="eastAsia"/>
          <w:sz w:val="22"/>
        </w:rPr>
        <w:t>侧向加速度（基于方向盘角度）和干预阈值的差值。</w:t>
      </w:r>
    </w:p>
    <w:p w14:paraId="09316FC8" w14:textId="06807D89" w:rsidR="00D34E34" w:rsidRDefault="001448B9" w:rsidP="00101779">
      <w:pPr>
        <w:ind w:leftChars="400" w:left="840" w:firstLineChars="8" w:firstLine="18"/>
        <w:rPr>
          <w:rFonts w:cstheme="minorBidi"/>
          <w:sz w:val="22"/>
        </w:rPr>
      </w:pPr>
      <w:r>
        <w:rPr>
          <w:rFonts w:cstheme="minorBidi" w:hint="eastAsia"/>
          <w:sz w:val="22"/>
        </w:rPr>
        <w:t>驱动电机</w:t>
      </w:r>
      <w:r w:rsidR="002F00AD">
        <w:rPr>
          <w:rFonts w:cstheme="minorBidi" w:hint="eastAsia"/>
          <w:sz w:val="22"/>
        </w:rPr>
        <w:t>首先进行</w:t>
      </w:r>
      <w:r>
        <w:rPr>
          <w:rFonts w:cstheme="minorBidi" w:hint="eastAsia"/>
          <w:sz w:val="22"/>
        </w:rPr>
        <w:t>降扭</w:t>
      </w:r>
      <w:r w:rsidR="002F00AD">
        <w:rPr>
          <w:rFonts w:cstheme="minorBidi" w:hint="eastAsia"/>
          <w:sz w:val="22"/>
        </w:rPr>
        <w:t>，如果不够，</w:t>
      </w:r>
      <w:r w:rsidR="00B448B8">
        <w:rPr>
          <w:rFonts w:cstheme="minorBidi" w:hint="eastAsia"/>
          <w:sz w:val="22"/>
        </w:rPr>
        <w:t>制动扭矩作用于</w:t>
      </w:r>
      <w:r w:rsidR="00F86FFA">
        <w:rPr>
          <w:rFonts w:cstheme="minorBidi" w:hint="eastAsia"/>
          <w:sz w:val="22"/>
        </w:rPr>
        <w:t>载荷最高的车轮来</w:t>
      </w:r>
      <w:r w:rsidR="00FE5694">
        <w:rPr>
          <w:rFonts w:cstheme="minorBidi" w:hint="eastAsia"/>
          <w:sz w:val="22"/>
        </w:rPr>
        <w:t>减速车辆</w:t>
      </w:r>
      <w:r w:rsidR="00F86FFA">
        <w:rPr>
          <w:rFonts w:cstheme="minorBidi" w:hint="eastAsia"/>
          <w:sz w:val="22"/>
        </w:rPr>
        <w:t>，通常为外侧车轮。</w:t>
      </w:r>
    </w:p>
    <w:p w14:paraId="692A10D8" w14:textId="74F2128E" w:rsidR="00101779" w:rsidRDefault="00101779" w:rsidP="00101779">
      <w:pPr>
        <w:pStyle w:val="affff7"/>
        <w:numPr>
          <w:ilvl w:val="0"/>
          <w:numId w:val="45"/>
        </w:numPr>
        <w:ind w:firstLineChars="0"/>
        <w:rPr>
          <w:rFonts w:cstheme="minorBidi"/>
          <w:sz w:val="22"/>
        </w:rPr>
      </w:pPr>
      <w:r w:rsidRPr="00101779">
        <w:rPr>
          <w:rFonts w:cstheme="minorBidi" w:hint="eastAsia"/>
          <w:sz w:val="22"/>
        </w:rPr>
        <w:lastRenderedPageBreak/>
        <w:t>针对</w:t>
      </w:r>
      <w:r>
        <w:rPr>
          <w:rFonts w:cstheme="minorBidi" w:hint="eastAsia"/>
          <w:sz w:val="22"/>
        </w:rPr>
        <w:t>高</w:t>
      </w:r>
      <w:r w:rsidRPr="00101779">
        <w:rPr>
          <w:rFonts w:cstheme="minorBidi" w:hint="eastAsia"/>
          <w:sz w:val="22"/>
        </w:rPr>
        <w:t>动态情况：</w:t>
      </w:r>
    </w:p>
    <w:p w14:paraId="0E5E8F6A" w14:textId="4832DFA2" w:rsidR="00BD2164" w:rsidRDefault="00935C87" w:rsidP="00BB04EB">
      <w:pPr>
        <w:ind w:leftChars="409" w:left="859" w:firstLineChars="0" w:firstLine="0"/>
        <w:rPr>
          <w:rFonts w:cstheme="minorBidi"/>
          <w:sz w:val="22"/>
        </w:rPr>
      </w:pPr>
      <w:r>
        <w:rPr>
          <w:rFonts w:cstheme="minorBidi" w:hint="eastAsia"/>
          <w:sz w:val="22"/>
        </w:rPr>
        <w:t xml:space="preserve">ROI </w:t>
      </w:r>
      <w:r>
        <w:rPr>
          <w:rFonts w:cstheme="minorBidi" w:hint="eastAsia"/>
          <w:sz w:val="22"/>
        </w:rPr>
        <w:t>（</w:t>
      </w:r>
      <w:r>
        <w:rPr>
          <w:rFonts w:cstheme="minorBidi" w:hint="eastAsia"/>
          <w:sz w:val="22"/>
        </w:rPr>
        <w:t>Roll Over Index</w:t>
      </w:r>
      <w:r>
        <w:rPr>
          <w:rFonts w:cstheme="minorBidi" w:hint="eastAsia"/>
          <w:sz w:val="22"/>
        </w:rPr>
        <w:t>）</w:t>
      </w:r>
      <w:r w:rsidR="00C85165">
        <w:rPr>
          <w:rFonts w:cstheme="minorBidi" w:hint="eastAsia"/>
          <w:sz w:val="22"/>
        </w:rPr>
        <w:t xml:space="preserve">: </w:t>
      </w:r>
      <w:r w:rsidR="00EF3CF7">
        <w:rPr>
          <w:rFonts w:cstheme="minorBidi" w:hint="eastAsia"/>
          <w:sz w:val="22"/>
        </w:rPr>
        <w:t>（</w:t>
      </w:r>
      <w:r w:rsidR="00C85165">
        <w:rPr>
          <w:rFonts w:cstheme="minorBidi" w:hint="eastAsia"/>
          <w:sz w:val="22"/>
        </w:rPr>
        <w:t>基于地面</w:t>
      </w:r>
      <w:r w:rsidR="00BD2164">
        <w:rPr>
          <w:rFonts w:cstheme="minorBidi" w:hint="eastAsia"/>
          <w:sz w:val="22"/>
        </w:rPr>
        <w:t>附着系数修正的侧向加速度</w:t>
      </w:r>
      <w:r w:rsidR="00CF444A">
        <w:rPr>
          <w:rFonts w:cstheme="minorBidi" w:hint="eastAsia"/>
          <w:sz w:val="22"/>
        </w:rPr>
        <w:t xml:space="preserve">- </w:t>
      </w:r>
      <w:r w:rsidR="00EF3CF7">
        <w:rPr>
          <w:rFonts w:cstheme="minorBidi" w:hint="eastAsia"/>
          <w:sz w:val="22"/>
        </w:rPr>
        <w:t>阈值）</w:t>
      </w:r>
      <w:r w:rsidR="00EF3CF7">
        <w:rPr>
          <w:rFonts w:cstheme="minorBidi" w:hint="eastAsia"/>
          <w:sz w:val="22"/>
        </w:rPr>
        <w:t xml:space="preserve">/ </w:t>
      </w:r>
      <w:r w:rsidR="00EF3CF7">
        <w:rPr>
          <w:rFonts w:cstheme="minorBidi" w:hint="eastAsia"/>
          <w:sz w:val="22"/>
        </w:rPr>
        <w:t>基于地面附着系数修正的侧向加速度</w:t>
      </w:r>
      <w:r w:rsidR="00BD2164">
        <w:rPr>
          <w:rFonts w:cstheme="minorBidi" w:hint="eastAsia"/>
          <w:sz w:val="22"/>
        </w:rPr>
        <w:t>。</w:t>
      </w:r>
    </w:p>
    <w:p w14:paraId="13C619D4" w14:textId="0E8E9108" w:rsidR="00393865" w:rsidRPr="00BB04EB" w:rsidRDefault="00BB04EB" w:rsidP="00BB04EB">
      <w:pPr>
        <w:ind w:leftChars="409" w:left="859" w:firstLineChars="0" w:firstLine="0"/>
        <w:rPr>
          <w:rFonts w:cstheme="minorBidi"/>
          <w:sz w:val="22"/>
        </w:rPr>
      </w:pPr>
      <w:r>
        <w:rPr>
          <w:rFonts w:cstheme="minorBidi" w:hint="eastAsia"/>
          <w:sz w:val="22"/>
        </w:rPr>
        <w:t xml:space="preserve"> </w:t>
      </w:r>
    </w:p>
    <w:p w14:paraId="0DD52DED" w14:textId="0B1DC398" w:rsidR="00101779" w:rsidRDefault="00101779" w:rsidP="00101779">
      <w:pPr>
        <w:ind w:leftChars="400" w:left="840" w:firstLineChars="8" w:firstLine="18"/>
        <w:rPr>
          <w:rFonts w:cstheme="minorBidi"/>
          <w:sz w:val="22"/>
        </w:rPr>
      </w:pPr>
      <w:r>
        <w:rPr>
          <w:rFonts w:cstheme="minorBidi" w:hint="eastAsia"/>
          <w:sz w:val="22"/>
        </w:rPr>
        <w:t>激活条件：</w:t>
      </w:r>
      <w:r w:rsidR="00917204">
        <w:rPr>
          <w:rFonts w:cstheme="minorBidi" w:hint="eastAsia"/>
          <w:sz w:val="22"/>
        </w:rPr>
        <w:t>基于地面附着系数修正的侧向加速度大于激活阈值</w:t>
      </w:r>
      <w:r>
        <w:rPr>
          <w:rFonts w:cstheme="minorBidi" w:hint="eastAsia"/>
          <w:sz w:val="22"/>
        </w:rPr>
        <w:t>，</w:t>
      </w:r>
    </w:p>
    <w:p w14:paraId="464F8F73" w14:textId="11F5D1F9" w:rsidR="00101779" w:rsidRPr="00BA2692" w:rsidRDefault="00101779" w:rsidP="00101779">
      <w:pPr>
        <w:ind w:leftChars="400" w:left="840" w:firstLineChars="8" w:firstLine="18"/>
        <w:rPr>
          <w:rFonts w:cstheme="minorBidi"/>
          <w:sz w:val="22"/>
        </w:rPr>
      </w:pPr>
      <w:r>
        <w:rPr>
          <w:rFonts w:cstheme="minorBidi" w:hint="eastAsia"/>
          <w:sz w:val="22"/>
        </w:rPr>
        <w:t>PID</w:t>
      </w:r>
      <w:r>
        <w:rPr>
          <w:rFonts w:cstheme="minorBidi" w:hint="eastAsia"/>
          <w:sz w:val="22"/>
        </w:rPr>
        <w:t>控制，</w:t>
      </w:r>
      <w:r w:rsidR="00862540">
        <w:rPr>
          <w:rFonts w:cstheme="minorBidi" w:hint="eastAsia"/>
          <w:sz w:val="22"/>
        </w:rPr>
        <w:t>制动压力请求</w:t>
      </w:r>
      <w:r w:rsidR="00287B42">
        <w:rPr>
          <w:rFonts w:cstheme="minorBidi" w:hint="eastAsia"/>
          <w:sz w:val="22"/>
        </w:rPr>
        <w:t>控制</w:t>
      </w:r>
      <w:r w:rsidR="00BA2692">
        <w:rPr>
          <w:rFonts w:cstheme="minorBidi" w:hint="eastAsia"/>
          <w:sz w:val="22"/>
        </w:rPr>
        <w:t>ROI</w:t>
      </w:r>
      <w:r w:rsidR="00BA2692">
        <w:rPr>
          <w:rFonts w:cstheme="minorBidi" w:hint="eastAsia"/>
          <w:sz w:val="22"/>
        </w:rPr>
        <w:t>。</w:t>
      </w:r>
    </w:p>
    <w:p w14:paraId="2FF0AF61" w14:textId="51235359" w:rsidR="009F4727" w:rsidRPr="00101779" w:rsidRDefault="009F4727" w:rsidP="003E02D6">
      <w:pPr>
        <w:ind w:leftChars="300" w:left="630" w:firstLineChars="8" w:firstLine="18"/>
        <w:rPr>
          <w:rFonts w:cstheme="minorBidi"/>
          <w:sz w:val="22"/>
        </w:rPr>
      </w:pPr>
    </w:p>
    <w:p w14:paraId="2B480A43" w14:textId="4F30EFC5" w:rsidR="00642FBB" w:rsidRDefault="00642FBB" w:rsidP="004A2169">
      <w:pPr>
        <w:ind w:left="420" w:firstLineChars="8" w:firstLine="18"/>
        <w:rPr>
          <w:rFonts w:cstheme="minorBidi"/>
          <w:sz w:val="22"/>
        </w:rPr>
      </w:pPr>
      <w:r w:rsidRPr="00642FBB">
        <w:rPr>
          <w:rFonts w:cstheme="minorBidi" w:hint="eastAsia"/>
          <w:sz w:val="22"/>
        </w:rPr>
        <w:t>ARM</w:t>
      </w:r>
      <w:r w:rsidRPr="00642FBB">
        <w:rPr>
          <w:rFonts w:cstheme="minorBidi" w:hint="eastAsia"/>
          <w:sz w:val="22"/>
        </w:rPr>
        <w:t>算法评估车辆状态，判断是否存在即将发生的翻车情况，并决定是否介入干预。当</w:t>
      </w:r>
      <w:r w:rsidRPr="00642FBB">
        <w:rPr>
          <w:rFonts w:cstheme="minorBidi" w:hint="eastAsia"/>
          <w:sz w:val="22"/>
        </w:rPr>
        <w:t>ARM</w:t>
      </w:r>
      <w:r w:rsidRPr="00642FBB">
        <w:rPr>
          <w:rFonts w:cstheme="minorBidi" w:hint="eastAsia"/>
          <w:sz w:val="22"/>
        </w:rPr>
        <w:t>激活时，它会向相应车轮提供压力和滑移指令，通过降低车速和能量来防止车辆翻覆。</w:t>
      </w:r>
    </w:p>
    <w:p w14:paraId="3F5DAF93" w14:textId="77777777" w:rsidR="00C71309" w:rsidRDefault="00C71309" w:rsidP="004A2169">
      <w:pPr>
        <w:ind w:left="420" w:firstLineChars="8" w:firstLine="18"/>
        <w:rPr>
          <w:rFonts w:cstheme="minorBidi"/>
          <w:sz w:val="22"/>
        </w:rPr>
      </w:pPr>
    </w:p>
    <w:p w14:paraId="5E894DF1" w14:textId="64E03A89" w:rsidR="00972AB3" w:rsidRDefault="00500E1F" w:rsidP="004A2169">
      <w:pPr>
        <w:ind w:left="420" w:firstLineChars="8" w:firstLine="18"/>
        <w:rPr>
          <w:rFonts w:cstheme="minorBidi"/>
          <w:sz w:val="22"/>
        </w:rPr>
      </w:pPr>
      <w:r w:rsidRPr="00500E1F">
        <w:rPr>
          <w:rFonts w:cstheme="minorBidi" w:hint="eastAsia"/>
          <w:sz w:val="22"/>
        </w:rPr>
        <w:t>悬架：</w:t>
      </w:r>
      <w:r w:rsidRPr="00500E1F">
        <w:rPr>
          <w:rFonts w:cstheme="minorBidi"/>
          <w:sz w:val="22"/>
        </w:rPr>
        <w:t xml:space="preserve"> VMC</w:t>
      </w:r>
      <w:r>
        <w:rPr>
          <w:rFonts w:cstheme="minorBidi" w:hint="eastAsia"/>
          <w:sz w:val="22"/>
        </w:rPr>
        <w:t>更推荐使用主动悬架控制</w:t>
      </w:r>
      <w:r w:rsidR="0052792D">
        <w:rPr>
          <w:rFonts w:cstheme="minorBidi" w:hint="eastAsia"/>
          <w:sz w:val="22"/>
        </w:rPr>
        <w:t>ARM</w:t>
      </w:r>
      <w:r w:rsidR="0052792D">
        <w:rPr>
          <w:rFonts w:cstheme="minorBidi" w:hint="eastAsia"/>
          <w:sz w:val="22"/>
        </w:rPr>
        <w:t>，</w:t>
      </w:r>
      <w:r w:rsidR="00923447">
        <w:rPr>
          <w:rFonts w:cstheme="minorBidi" w:hint="eastAsia"/>
          <w:sz w:val="22"/>
        </w:rPr>
        <w:t>通过控制</w:t>
      </w:r>
      <w:r w:rsidRPr="00500E1F">
        <w:rPr>
          <w:rFonts w:cstheme="minorBidi" w:hint="eastAsia"/>
          <w:sz w:val="22"/>
        </w:rPr>
        <w:t>四轮侧主动悬架的主动阻尼力，调整车身重心位置，优化侧翻工况下内外侧载荷的分配。</w:t>
      </w:r>
      <w:r w:rsidRPr="00500E1F">
        <w:rPr>
          <w:rFonts w:cstheme="minorBidi"/>
          <w:sz w:val="22"/>
        </w:rPr>
        <w:t xml:space="preserve">ARM </w:t>
      </w:r>
      <w:r w:rsidRPr="00500E1F">
        <w:rPr>
          <w:rFonts w:cstheme="minorBidi" w:hint="eastAsia"/>
          <w:sz w:val="22"/>
        </w:rPr>
        <w:t>功能激活期间，</w:t>
      </w:r>
      <w:r w:rsidRPr="00500E1F">
        <w:rPr>
          <w:rFonts w:cstheme="minorBidi"/>
          <w:sz w:val="22"/>
        </w:rPr>
        <w:t>VMC</w:t>
      </w:r>
      <w:r w:rsidRPr="00500E1F">
        <w:rPr>
          <w:rFonts w:cstheme="minorBidi" w:hint="eastAsia"/>
          <w:sz w:val="22"/>
        </w:rPr>
        <w:t>拥有主动悬架控制最高优先级（</w:t>
      </w:r>
      <w:r w:rsidRPr="00500E1F">
        <w:rPr>
          <w:rFonts w:cstheme="minorBidi"/>
          <w:sz w:val="22"/>
        </w:rPr>
        <w:t>override</w:t>
      </w:r>
      <w:r w:rsidRPr="00500E1F">
        <w:rPr>
          <w:rFonts w:cstheme="minorBidi" w:hint="eastAsia"/>
          <w:sz w:val="22"/>
        </w:rPr>
        <w:t>）。</w:t>
      </w:r>
      <w:r w:rsidR="00B67EAE" w:rsidRPr="009B3D02">
        <w:rPr>
          <w:rFonts w:cstheme="minorBidi" w:hint="eastAsia"/>
          <w:sz w:val="22"/>
          <w:highlight w:val="yellow"/>
        </w:rPr>
        <w:t xml:space="preserve">CDC </w:t>
      </w:r>
      <w:r w:rsidR="0096029C" w:rsidRPr="009B3D02">
        <w:rPr>
          <w:rFonts w:cstheme="minorBidi" w:hint="eastAsia"/>
          <w:sz w:val="22"/>
          <w:highlight w:val="yellow"/>
        </w:rPr>
        <w:t>VMC</w:t>
      </w:r>
      <w:r w:rsidR="0096029C" w:rsidRPr="009B3D02">
        <w:rPr>
          <w:rFonts w:cstheme="minorBidi" w:hint="eastAsia"/>
          <w:sz w:val="22"/>
          <w:highlight w:val="yellow"/>
        </w:rPr>
        <w:t>会尝试控制，不保证效果。</w:t>
      </w:r>
    </w:p>
    <w:p w14:paraId="726CB81B" w14:textId="77777777" w:rsidR="0096029C" w:rsidRDefault="0096029C" w:rsidP="004A2169">
      <w:pPr>
        <w:ind w:left="420" w:firstLineChars="8" w:firstLine="18"/>
        <w:rPr>
          <w:rFonts w:cstheme="minorBidi"/>
          <w:sz w:val="22"/>
        </w:rPr>
      </w:pPr>
    </w:p>
    <w:p w14:paraId="57ABE1E8" w14:textId="6E516EE6" w:rsidR="0096029C" w:rsidRDefault="0096029C" w:rsidP="004A2169">
      <w:pPr>
        <w:ind w:left="420" w:firstLineChars="8" w:firstLine="18"/>
        <w:rPr>
          <w:rFonts w:cstheme="minorBidi" w:hint="eastAsia"/>
          <w:sz w:val="22"/>
        </w:rPr>
      </w:pPr>
      <w:r w:rsidRPr="009B3D02">
        <w:rPr>
          <w:rFonts w:cstheme="minorBidi" w:hint="eastAsia"/>
          <w:sz w:val="22"/>
          <w:highlight w:val="yellow"/>
        </w:rPr>
        <w:t>后转：</w:t>
      </w:r>
      <w:r w:rsidR="007F4ABE" w:rsidRPr="009B3D02">
        <w:rPr>
          <w:rFonts w:cstheme="minorBidi" w:hint="eastAsia"/>
          <w:sz w:val="22"/>
          <w:highlight w:val="yellow"/>
        </w:rPr>
        <w:t>ARM</w:t>
      </w:r>
      <w:r w:rsidR="007F4ABE" w:rsidRPr="009B3D02">
        <w:rPr>
          <w:rFonts w:cstheme="minorBidi" w:hint="eastAsia"/>
          <w:sz w:val="22"/>
          <w:highlight w:val="yellow"/>
        </w:rPr>
        <w:t>会尝试使用，</w:t>
      </w:r>
      <w:r w:rsidR="009B3D02" w:rsidRPr="009B3D02">
        <w:rPr>
          <w:rFonts w:cstheme="minorBidi" w:hint="eastAsia"/>
          <w:sz w:val="22"/>
          <w:highlight w:val="yellow"/>
        </w:rPr>
        <w:t>不保证效果</w:t>
      </w:r>
      <w:r w:rsidR="007F4ABE" w:rsidRPr="009B3D02">
        <w:rPr>
          <w:rFonts w:cstheme="minorBidi" w:hint="eastAsia"/>
          <w:sz w:val="22"/>
          <w:highlight w:val="yellow"/>
        </w:rPr>
        <w:t>。</w:t>
      </w:r>
      <w:r>
        <w:rPr>
          <w:rFonts w:cstheme="minorBidi" w:hint="eastAsia"/>
          <w:sz w:val="22"/>
        </w:rPr>
        <w:t xml:space="preserve"> </w:t>
      </w:r>
    </w:p>
    <w:p w14:paraId="41502C69" w14:textId="77777777" w:rsidR="00972AB3" w:rsidRDefault="00972AB3" w:rsidP="004A2169">
      <w:pPr>
        <w:ind w:left="420" w:firstLineChars="8" w:firstLine="18"/>
        <w:rPr>
          <w:rFonts w:cstheme="minorBidi"/>
          <w:sz w:val="22"/>
        </w:rPr>
      </w:pPr>
    </w:p>
    <w:p w14:paraId="206ABCBC" w14:textId="214633CA" w:rsidR="0029036A" w:rsidRPr="005A6B7E" w:rsidRDefault="00372954" w:rsidP="004A2169">
      <w:pPr>
        <w:ind w:left="420" w:firstLineChars="8" w:firstLine="18"/>
        <w:rPr>
          <w:rFonts w:cstheme="minorBidi"/>
          <w:sz w:val="22"/>
        </w:rPr>
      </w:pPr>
      <w:r w:rsidRPr="009B3D02">
        <w:rPr>
          <w:rFonts w:cstheme="minorBidi" w:hint="eastAsia"/>
          <w:sz w:val="22"/>
          <w:highlight w:val="yellow"/>
        </w:rPr>
        <w:t>ARM</w:t>
      </w:r>
      <w:r w:rsidRPr="009B3D02">
        <w:rPr>
          <w:rFonts w:cstheme="minorBidi" w:hint="eastAsia"/>
          <w:sz w:val="22"/>
          <w:highlight w:val="yellow"/>
        </w:rPr>
        <w:t>不会使用</w:t>
      </w:r>
      <w:r w:rsidR="00231C4D" w:rsidRPr="009B3D02">
        <w:rPr>
          <w:rFonts w:cstheme="minorBidi" w:hint="eastAsia"/>
          <w:sz w:val="22"/>
          <w:highlight w:val="yellow"/>
        </w:rPr>
        <w:t>空簧</w:t>
      </w:r>
      <w:r w:rsidRPr="009B3D02">
        <w:rPr>
          <w:rFonts w:cstheme="minorBidi" w:hint="eastAsia"/>
          <w:sz w:val="22"/>
          <w:highlight w:val="yellow"/>
        </w:rPr>
        <w:t>调节，因为响应时间过长</w:t>
      </w:r>
      <w:r w:rsidR="00646BA7" w:rsidRPr="009B3D02">
        <w:rPr>
          <w:rFonts w:cstheme="minorBidi" w:hint="eastAsia"/>
          <w:sz w:val="22"/>
          <w:highlight w:val="yellow"/>
        </w:rPr>
        <w:t>。</w:t>
      </w:r>
    </w:p>
    <w:p w14:paraId="38B832EF" w14:textId="77777777" w:rsidR="00C751FB" w:rsidRDefault="00C751FB" w:rsidP="00A31A3F">
      <w:pPr>
        <w:ind w:firstLineChars="0" w:firstLine="0"/>
        <w:rPr>
          <w:rFonts w:cstheme="minorBidi"/>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53" w:name="_Toc207715810"/>
      <w:r>
        <w:rPr>
          <w:rFonts w:hint="eastAsia"/>
        </w:rPr>
        <w:t>系统架构</w:t>
      </w:r>
      <w:bookmarkEnd w:id="53"/>
    </w:p>
    <w:p w14:paraId="00B36B7B" w14:textId="4DDB266A" w:rsidR="00EE5626" w:rsidRPr="00EE5626" w:rsidRDefault="00EE5626" w:rsidP="00EE5626">
      <w:pPr>
        <w:pStyle w:val="2"/>
      </w:pPr>
      <w:bookmarkStart w:id="54" w:name="_Toc207715811"/>
      <w:r>
        <w:rPr>
          <w:rFonts w:hint="eastAsia"/>
        </w:rPr>
        <w:t>功能架构</w:t>
      </w:r>
      <w:bookmarkEnd w:id="54"/>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55"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55"/>
    </w:p>
    <w:p w14:paraId="638F3925" w14:textId="13AC9ED1" w:rsidR="007D2EF4" w:rsidRDefault="00A21E78" w:rsidP="00553CB0">
      <w:pPr>
        <w:ind w:firstLine="440"/>
        <w:rPr>
          <w:rFonts w:cstheme="minorBidi"/>
          <w:sz w:val="22"/>
        </w:rPr>
      </w:pPr>
      <w:r>
        <w:rPr>
          <w:rFonts w:cstheme="minorBidi" w:hint="eastAsia"/>
          <w:sz w:val="22"/>
        </w:rPr>
        <w:t>VMC</w:t>
      </w:r>
      <w:r w:rsidR="00D97B80">
        <w:rPr>
          <w:rFonts w:cstheme="minorBidi" w:hint="eastAsia"/>
          <w:sz w:val="22"/>
        </w:rPr>
        <w:t>的</w:t>
      </w:r>
      <w:r w:rsidR="009521AA">
        <w:rPr>
          <w:rFonts w:cstheme="minorBidi" w:hint="eastAsia"/>
          <w:sz w:val="22"/>
        </w:rPr>
        <w:t>ARM</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w:t>
      </w:r>
      <w:r w:rsidR="00950384">
        <w:rPr>
          <w:rFonts w:cstheme="minorBidi" w:hint="eastAsia"/>
          <w:sz w:val="22"/>
        </w:rPr>
        <w:t>驱动降扭，</w:t>
      </w:r>
      <w:r w:rsidR="00DA2B40">
        <w:rPr>
          <w:rFonts w:cstheme="minorBidi" w:hint="eastAsia"/>
          <w:sz w:val="22"/>
        </w:rPr>
        <w:t>制动和悬架</w:t>
      </w:r>
      <w:r w:rsidR="00B67851">
        <w:rPr>
          <w:rFonts w:cstheme="minorBidi" w:hint="eastAsia"/>
          <w:sz w:val="22"/>
        </w:rPr>
        <w:t xml:space="preserve"> (</w:t>
      </w:r>
      <w:r w:rsidR="00B67851">
        <w:rPr>
          <w:rFonts w:cstheme="minorBidi" w:hint="eastAsia"/>
          <w:sz w:val="22"/>
        </w:rPr>
        <w:t>可选</w:t>
      </w:r>
      <w:r w:rsidR="00B67851">
        <w:rPr>
          <w:rFonts w:cstheme="minorBidi" w:hint="eastAsia"/>
          <w:sz w:val="22"/>
        </w:rPr>
        <w:t>)</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19833FC3" w14:textId="77777777" w:rsidR="00B00933"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950384">
        <w:rPr>
          <w:rFonts w:cstheme="minorBidi" w:hint="eastAsia"/>
          <w:b/>
          <w:bCs/>
          <w:sz w:val="22"/>
        </w:rPr>
        <w:t>驱动降扭</w:t>
      </w:r>
      <w:r w:rsidR="008A5733" w:rsidRPr="00EB2BEE">
        <w:rPr>
          <w:rFonts w:cstheme="minorBidi" w:hint="eastAsia"/>
          <w:b/>
          <w:bCs/>
          <w:sz w:val="22"/>
        </w:rPr>
        <w:t>）</w:t>
      </w:r>
      <w:r w:rsidR="00EB2BEE">
        <w:rPr>
          <w:rFonts w:cstheme="minorBidi" w:hint="eastAsia"/>
          <w:sz w:val="22"/>
        </w:rPr>
        <w:t>：</w:t>
      </w:r>
      <w:r w:rsidR="009521AA">
        <w:rPr>
          <w:rFonts w:cstheme="minorBidi" w:hint="eastAsia"/>
          <w:sz w:val="22"/>
        </w:rPr>
        <w:t>ARM</w:t>
      </w:r>
      <w:r w:rsidR="009F2D63">
        <w:rPr>
          <w:rFonts w:cstheme="minorBidi" w:hint="eastAsia"/>
          <w:sz w:val="22"/>
        </w:rPr>
        <w:t xml:space="preserve">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8A5733" w:rsidRPr="00313C66">
        <w:rPr>
          <w:rFonts w:cstheme="minorBidi" w:hint="eastAsia"/>
          <w:sz w:val="22"/>
        </w:rPr>
        <w:t>VMC</w:t>
      </w:r>
      <w:r>
        <w:rPr>
          <w:rFonts w:cstheme="minorBidi" w:hint="eastAsia"/>
          <w:sz w:val="22"/>
        </w:rPr>
        <w:t>请求</w:t>
      </w:r>
      <w:r w:rsidR="002F4332">
        <w:rPr>
          <w:rFonts w:cstheme="minorBidi" w:hint="eastAsia"/>
          <w:sz w:val="22"/>
        </w:rPr>
        <w:t>电机降扭</w:t>
      </w:r>
      <w:r w:rsidR="00C01082">
        <w:rPr>
          <w:rFonts w:cstheme="minorBidi" w:hint="eastAsia"/>
          <w:sz w:val="22"/>
        </w:rPr>
        <w:t>，</w:t>
      </w:r>
    </w:p>
    <w:p w14:paraId="50B75F0E" w14:textId="77777777" w:rsidR="00B00933" w:rsidRPr="00B00933" w:rsidRDefault="00B00933" w:rsidP="00B00933">
      <w:pPr>
        <w:pStyle w:val="affff7"/>
        <w:widowControl/>
        <w:numPr>
          <w:ilvl w:val="1"/>
          <w:numId w:val="15"/>
        </w:numPr>
        <w:ind w:firstLineChars="0"/>
        <w:rPr>
          <w:rFonts w:cstheme="minorBidi"/>
          <w:sz w:val="22"/>
        </w:rPr>
      </w:pPr>
      <w:r>
        <w:rPr>
          <w:rFonts w:cstheme="minorBidi" w:hint="eastAsia"/>
          <w:b/>
          <w:bCs/>
          <w:sz w:val="22"/>
        </w:rPr>
        <w:t>方案</w:t>
      </w:r>
      <w:r>
        <w:rPr>
          <w:rFonts w:cstheme="minorBidi" w:hint="eastAsia"/>
          <w:b/>
          <w:bCs/>
          <w:sz w:val="22"/>
        </w:rPr>
        <w:t>1</w:t>
      </w:r>
      <w:r>
        <w:rPr>
          <w:rFonts w:cstheme="minorBidi" w:hint="eastAsia"/>
          <w:b/>
          <w:bCs/>
          <w:sz w:val="22"/>
        </w:rPr>
        <w:t>：</w:t>
      </w:r>
    </w:p>
    <w:p w14:paraId="5DCD5B5B" w14:textId="702D510E" w:rsidR="008A5733" w:rsidRDefault="00390A6B" w:rsidP="00B00933">
      <w:pPr>
        <w:pStyle w:val="affff7"/>
        <w:widowControl/>
        <w:ind w:left="880" w:firstLineChars="0" w:firstLine="0"/>
        <w:rPr>
          <w:rFonts w:cstheme="minorBidi"/>
          <w:sz w:val="22"/>
        </w:rPr>
      </w:pPr>
      <w:r w:rsidRPr="00390A6B">
        <w:rPr>
          <w:rFonts w:cstheme="minorBidi" w:hint="eastAsia"/>
          <w:sz w:val="22"/>
          <w:highlight w:val="yellow"/>
        </w:rPr>
        <w:t>VMC</w:t>
      </w:r>
      <w:r w:rsidRPr="00390A6B">
        <w:rPr>
          <w:rFonts w:cstheme="minorBidi" w:hint="eastAsia"/>
          <w:sz w:val="22"/>
          <w:highlight w:val="yellow"/>
        </w:rPr>
        <w:t>的</w:t>
      </w:r>
      <w:r w:rsidRPr="00390A6B">
        <w:rPr>
          <w:rFonts w:cstheme="minorBidi" w:hint="eastAsia"/>
          <w:sz w:val="22"/>
          <w:highlight w:val="yellow"/>
        </w:rPr>
        <w:t>ARM</w:t>
      </w:r>
      <w:r w:rsidRPr="00390A6B">
        <w:rPr>
          <w:rFonts w:cstheme="minorBidi" w:hint="eastAsia"/>
          <w:sz w:val="22"/>
          <w:highlight w:val="yellow"/>
        </w:rPr>
        <w:t>降扭请求</w:t>
      </w:r>
      <w:r w:rsidR="00664CDA">
        <w:rPr>
          <w:rFonts w:cstheme="minorBidi" w:hint="eastAsia"/>
          <w:sz w:val="22"/>
          <w:highlight w:val="yellow"/>
        </w:rPr>
        <w:t>推荐依然通过</w:t>
      </w:r>
      <w:r w:rsidR="00CA2CA5">
        <w:rPr>
          <w:rFonts w:cstheme="minorBidi" w:hint="eastAsia"/>
          <w:sz w:val="22"/>
          <w:highlight w:val="yellow"/>
        </w:rPr>
        <w:t>制动转发给</w:t>
      </w:r>
      <w:r w:rsidR="00CA2CA5">
        <w:rPr>
          <w:rFonts w:cstheme="minorBidi" w:hint="eastAsia"/>
          <w:sz w:val="22"/>
          <w:highlight w:val="yellow"/>
        </w:rPr>
        <w:t>VCU</w:t>
      </w:r>
      <w:r w:rsidR="00CA2CA5">
        <w:rPr>
          <w:rFonts w:cstheme="minorBidi" w:hint="eastAsia"/>
          <w:sz w:val="22"/>
          <w:highlight w:val="yellow"/>
        </w:rPr>
        <w:t>，原因</w:t>
      </w:r>
      <w:r w:rsidR="00B76075">
        <w:rPr>
          <w:rFonts w:hint="eastAsia"/>
          <w:lang w:val="zh-CN"/>
        </w:rPr>
        <w:t>需要与</w:t>
      </w:r>
      <w:r w:rsidR="00640E91">
        <w:rPr>
          <w:rFonts w:hint="eastAsia"/>
          <w:lang w:val="zh-CN"/>
        </w:rPr>
        <w:t>制动</w:t>
      </w:r>
      <w:r w:rsidR="00B76075">
        <w:rPr>
          <w:rFonts w:hint="eastAsia"/>
          <w:lang w:val="zh-CN"/>
        </w:rPr>
        <w:t>自身</w:t>
      </w:r>
      <w:r w:rsidR="00B76075">
        <w:rPr>
          <w:rFonts w:hint="eastAsia"/>
          <w:lang w:val="zh-CN"/>
        </w:rPr>
        <w:t>YSC</w:t>
      </w:r>
      <w:r w:rsidR="00B76075">
        <w:rPr>
          <w:rFonts w:hint="eastAsia"/>
          <w:lang w:val="zh-CN"/>
        </w:rPr>
        <w:t>功能的降扭目标请求进行仲裁判定（通常是取小原则）</w:t>
      </w:r>
      <w:r w:rsidR="005E0123">
        <w:rPr>
          <w:rFonts w:hint="eastAsia"/>
          <w:lang w:val="zh-CN"/>
        </w:rPr>
        <w:t>，之后由制动</w:t>
      </w:r>
      <w:r w:rsidR="003C2FCD">
        <w:rPr>
          <w:rFonts w:hint="eastAsia"/>
          <w:lang w:val="zh-CN"/>
        </w:rPr>
        <w:t>控制器</w:t>
      </w:r>
      <w:r w:rsidR="005E0123">
        <w:rPr>
          <w:rFonts w:hint="eastAsia"/>
          <w:lang w:val="zh-CN"/>
        </w:rPr>
        <w:t>统一分配到前后电机，</w:t>
      </w:r>
      <w:r w:rsidR="003C2FCD">
        <w:rPr>
          <w:rFonts w:hint="eastAsia"/>
          <w:lang w:val="zh-CN"/>
        </w:rPr>
        <w:t>再</w:t>
      </w:r>
      <w:r w:rsidR="005E0123">
        <w:rPr>
          <w:rFonts w:hint="eastAsia"/>
          <w:lang w:val="zh-CN"/>
        </w:rPr>
        <w:t>统一发给</w:t>
      </w:r>
      <w:r w:rsidR="005E0123">
        <w:rPr>
          <w:rFonts w:hint="eastAsia"/>
          <w:lang w:val="zh-CN"/>
        </w:rPr>
        <w:t>VCU</w:t>
      </w:r>
      <w:r w:rsidR="00195DCE">
        <w:rPr>
          <w:rFonts w:cstheme="minorBidi" w:hint="eastAsia"/>
          <w:sz w:val="22"/>
          <w:highlight w:val="yellow"/>
        </w:rPr>
        <w:t>。因此</w:t>
      </w:r>
      <w:r w:rsidR="00664CDA">
        <w:rPr>
          <w:rFonts w:cstheme="minorBidi" w:hint="eastAsia"/>
          <w:sz w:val="22"/>
        </w:rPr>
        <w:t>VMC</w:t>
      </w:r>
      <w:r w:rsidR="00195DCE">
        <w:rPr>
          <w:rFonts w:cstheme="minorBidi" w:hint="eastAsia"/>
          <w:sz w:val="22"/>
        </w:rPr>
        <w:t>不</w:t>
      </w:r>
      <w:r w:rsidR="00664CDA">
        <w:rPr>
          <w:rFonts w:cstheme="minorBidi" w:hint="eastAsia"/>
          <w:sz w:val="22"/>
        </w:rPr>
        <w:t>会与</w:t>
      </w:r>
      <w:r w:rsidR="00664CDA">
        <w:rPr>
          <w:rFonts w:cstheme="minorBidi" w:hint="eastAsia"/>
          <w:sz w:val="22"/>
        </w:rPr>
        <w:t>VCU</w:t>
      </w:r>
      <w:r w:rsidR="00664CDA">
        <w:rPr>
          <w:rFonts w:cstheme="minorBidi" w:hint="eastAsia"/>
          <w:sz w:val="22"/>
        </w:rPr>
        <w:t>建立握手</w:t>
      </w:r>
      <w:r w:rsidR="00DA47DE" w:rsidRPr="00244B8C">
        <w:rPr>
          <w:rFonts w:cstheme="minorBidi" w:hint="eastAsia"/>
          <w:sz w:val="22"/>
        </w:rPr>
        <w:t>。</w:t>
      </w:r>
    </w:p>
    <w:p w14:paraId="09E63732" w14:textId="64AD6C53" w:rsidR="00C12C89" w:rsidRPr="00B00933" w:rsidRDefault="00C12C89" w:rsidP="00C12C89">
      <w:pPr>
        <w:pStyle w:val="affff7"/>
        <w:widowControl/>
        <w:numPr>
          <w:ilvl w:val="1"/>
          <w:numId w:val="15"/>
        </w:numPr>
        <w:ind w:firstLineChars="0"/>
        <w:rPr>
          <w:rFonts w:cstheme="minorBidi"/>
          <w:sz w:val="22"/>
        </w:rPr>
      </w:pPr>
      <w:r>
        <w:rPr>
          <w:rFonts w:cstheme="minorBidi" w:hint="eastAsia"/>
          <w:b/>
          <w:bCs/>
          <w:sz w:val="22"/>
        </w:rPr>
        <w:t>方案</w:t>
      </w:r>
      <w:r>
        <w:rPr>
          <w:rFonts w:cstheme="minorBidi" w:hint="eastAsia"/>
          <w:b/>
          <w:bCs/>
          <w:sz w:val="22"/>
        </w:rPr>
        <w:t>2</w:t>
      </w:r>
      <w:r>
        <w:rPr>
          <w:rFonts w:cstheme="minorBidi" w:hint="eastAsia"/>
          <w:b/>
          <w:bCs/>
          <w:sz w:val="22"/>
        </w:rPr>
        <w:t>：</w:t>
      </w:r>
    </w:p>
    <w:p w14:paraId="5FE028E4" w14:textId="2759CC9A" w:rsidR="00C12C89" w:rsidRDefault="00C12C89" w:rsidP="4CF50EED">
      <w:pPr>
        <w:pStyle w:val="affff7"/>
        <w:widowControl/>
        <w:ind w:left="880" w:firstLineChars="0" w:firstLine="0"/>
        <w:rPr>
          <w:rFonts w:cstheme="minorBidi"/>
          <w:sz w:val="22"/>
        </w:rPr>
      </w:pPr>
      <w:r w:rsidRPr="4CF50EED">
        <w:rPr>
          <w:rFonts w:cstheme="minorBidi"/>
          <w:sz w:val="22"/>
          <w:highlight w:val="yellow"/>
        </w:rPr>
        <w:t>VMC</w:t>
      </w:r>
      <w:r w:rsidRPr="4CF50EED">
        <w:rPr>
          <w:rFonts w:cstheme="minorBidi"/>
          <w:sz w:val="22"/>
          <w:highlight w:val="yellow"/>
        </w:rPr>
        <w:t>的</w:t>
      </w:r>
      <w:r w:rsidRPr="4CF50EED">
        <w:rPr>
          <w:rFonts w:cstheme="minorBidi"/>
          <w:sz w:val="22"/>
          <w:highlight w:val="yellow"/>
        </w:rPr>
        <w:t>ARM</w:t>
      </w:r>
      <w:r w:rsidRPr="4CF50EED">
        <w:rPr>
          <w:rFonts w:cstheme="minorBidi"/>
          <w:sz w:val="22"/>
          <w:highlight w:val="yellow"/>
        </w:rPr>
        <w:t>降扭请求</w:t>
      </w:r>
      <w:r w:rsidRPr="4CF50EED">
        <w:rPr>
          <w:lang w:val="zh-CN"/>
        </w:rPr>
        <w:t>与制动</w:t>
      </w:r>
      <w:r w:rsidRPr="4CF50EED">
        <w:rPr>
          <w:lang w:val="zh-CN"/>
        </w:rPr>
        <w:t>YSC</w:t>
      </w:r>
      <w:r w:rsidRPr="4CF50EED">
        <w:rPr>
          <w:lang w:val="zh-CN"/>
        </w:rPr>
        <w:t>功能的降扭目标请求统一由</w:t>
      </w:r>
      <w:r w:rsidRPr="4CF50EED">
        <w:rPr>
          <w:lang w:val="zh-CN"/>
        </w:rPr>
        <w:t>VCU</w:t>
      </w:r>
      <w:r w:rsidR="00BF114C" w:rsidRPr="4CF50EED">
        <w:rPr>
          <w:lang w:val="zh-CN"/>
        </w:rPr>
        <w:t>接收，然后</w:t>
      </w:r>
      <w:r w:rsidRPr="4CF50EED">
        <w:rPr>
          <w:lang w:val="zh-CN"/>
        </w:rPr>
        <w:t>进行仲裁判定（通常是取小</w:t>
      </w:r>
      <w:commentRangeStart w:id="56"/>
      <w:commentRangeStart w:id="57"/>
      <w:commentRangeStart w:id="58"/>
      <w:commentRangeStart w:id="59"/>
      <w:r w:rsidRPr="4CF50EED">
        <w:rPr>
          <w:lang w:val="zh-CN"/>
        </w:rPr>
        <w:t>原则</w:t>
      </w:r>
      <w:commentRangeEnd w:id="56"/>
      <w:r w:rsidRPr="4CF50EED">
        <w:rPr>
          <w:rStyle w:val="affff4"/>
          <w:szCs w:val="22"/>
          <w:lang w:val="zh-CN"/>
        </w:rPr>
        <w:commentReference w:id="56"/>
      </w:r>
      <w:commentRangeEnd w:id="57"/>
      <w:r w:rsidRPr="4CF50EED">
        <w:rPr>
          <w:rStyle w:val="affff4"/>
          <w:szCs w:val="22"/>
          <w:lang w:val="zh-CN"/>
        </w:rPr>
        <w:commentReference w:id="57"/>
      </w:r>
      <w:commentRangeEnd w:id="58"/>
      <w:r w:rsidRPr="4CF50EED">
        <w:rPr>
          <w:rStyle w:val="affff4"/>
          <w:szCs w:val="22"/>
          <w:lang w:val="zh-CN"/>
        </w:rPr>
        <w:commentReference w:id="58"/>
      </w:r>
      <w:commentRangeEnd w:id="59"/>
      <w:r w:rsidR="005731DC">
        <w:rPr>
          <w:rStyle w:val="affff4"/>
          <w:lang w:val="zh-CN"/>
        </w:rPr>
        <w:commentReference w:id="59"/>
      </w:r>
      <w:r w:rsidRPr="4CF50EED">
        <w:rPr>
          <w:lang w:val="zh-CN"/>
        </w:rPr>
        <w:t>）</w:t>
      </w:r>
      <w:r w:rsidR="00BF114C" w:rsidRPr="4CF50EED">
        <w:rPr>
          <w:lang w:val="zh-CN"/>
        </w:rPr>
        <w:t>。</w:t>
      </w:r>
    </w:p>
    <w:p w14:paraId="360F3559" w14:textId="77777777" w:rsidR="00990FD1" w:rsidRPr="00C12C89" w:rsidRDefault="00990FD1" w:rsidP="00C12C89">
      <w:pPr>
        <w:widowControl/>
        <w:ind w:firstLineChars="0" w:firstLine="42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011DEEA7" w:rsidR="005F5C96" w:rsidRDefault="00B10C61" w:rsidP="005D60E8">
      <w:pPr>
        <w:pStyle w:val="affff7"/>
        <w:widowControl/>
        <w:numPr>
          <w:ilvl w:val="0"/>
          <w:numId w:val="15"/>
        </w:numPr>
        <w:ind w:firstLineChars="0"/>
        <w:rPr>
          <w:rFonts w:cstheme="minorBidi"/>
          <w:sz w:val="22"/>
        </w:rPr>
      </w:pPr>
      <w:r>
        <w:rPr>
          <w:rFonts w:cstheme="minorBidi" w:hint="eastAsia"/>
          <w:b/>
          <w:bCs/>
          <w:sz w:val="22"/>
        </w:rPr>
        <w:t>制动执行器</w:t>
      </w:r>
      <w:r w:rsidR="005D60E8">
        <w:rPr>
          <w:rFonts w:cstheme="minorBidi" w:hint="eastAsia"/>
          <w:sz w:val="22"/>
        </w:rPr>
        <w:t>：</w:t>
      </w:r>
      <w:r w:rsidR="002F0C5F">
        <w:rPr>
          <w:rFonts w:cstheme="minorBidi" w:hint="eastAsia"/>
          <w:sz w:val="22"/>
        </w:rPr>
        <w:t>ARM</w:t>
      </w:r>
      <w:r w:rsidR="005D60E8">
        <w:rPr>
          <w:rFonts w:cstheme="minorBidi" w:hint="eastAsia"/>
          <w:sz w:val="22"/>
        </w:rPr>
        <w:t xml:space="preserve">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r>
        <w:rPr>
          <w:rFonts w:cstheme="minorBidi" w:hint="eastAsia"/>
          <w:sz w:val="22"/>
        </w:rPr>
        <w:t>叠加</w:t>
      </w:r>
      <w:r w:rsidR="005D60E8">
        <w:rPr>
          <w:rFonts w:cstheme="minorBidi" w:hint="eastAsia"/>
          <w:sz w:val="22"/>
        </w:rPr>
        <w:t>制动</w:t>
      </w:r>
      <w:r w:rsidR="005D60E8" w:rsidRPr="00313C66">
        <w:rPr>
          <w:rFonts w:cstheme="minorBidi" w:hint="eastAsia"/>
          <w:sz w:val="22"/>
        </w:rPr>
        <w:t>扭矩</w:t>
      </w:r>
      <w:r w:rsidR="002F0C5F">
        <w:rPr>
          <w:rFonts w:cstheme="minorBidi" w:hint="eastAsia"/>
          <w:sz w:val="22"/>
        </w:rPr>
        <w:t>和滑移率</w:t>
      </w:r>
      <w:r w:rsidR="00961A01">
        <w:rPr>
          <w:rFonts w:cstheme="minorBidi" w:hint="eastAsia"/>
          <w:sz w:val="22"/>
        </w:rPr>
        <w:t>目标</w:t>
      </w:r>
      <w:r w:rsidR="005D60E8">
        <w:rPr>
          <w:rFonts w:cstheme="minorBidi" w:hint="eastAsia"/>
          <w:sz w:val="22"/>
        </w:rPr>
        <w:t>发给</w:t>
      </w:r>
      <w:r>
        <w:rPr>
          <w:rFonts w:cstheme="minorBidi" w:hint="eastAsia"/>
          <w:sz w:val="22"/>
        </w:rPr>
        <w:t>制动</w:t>
      </w:r>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61A01">
        <w:rPr>
          <w:rFonts w:cstheme="minorBidi" w:hint="eastAsia"/>
          <w:sz w:val="22"/>
        </w:rPr>
        <w:t>ARM</w:t>
      </w:r>
      <w:r w:rsidR="009B27C6">
        <w:rPr>
          <w:rFonts w:cstheme="minorBidi" w:hint="eastAsia"/>
          <w:sz w:val="22"/>
        </w:rPr>
        <w:t>激活过程中，</w:t>
      </w:r>
      <w:commentRangeStart w:id="61"/>
      <w:commentRangeStart w:id="62"/>
      <w:r w:rsidR="00D02406">
        <w:rPr>
          <w:rFonts w:cstheme="minorBidi" w:hint="eastAsia"/>
          <w:sz w:val="22"/>
        </w:rPr>
        <w:t>制动无需因为</w:t>
      </w:r>
      <w:r w:rsidR="00961A01">
        <w:rPr>
          <w:rFonts w:cstheme="minorBidi" w:hint="eastAsia"/>
          <w:sz w:val="22"/>
        </w:rPr>
        <w:t>ARM</w:t>
      </w:r>
      <w:r w:rsidR="00D02406">
        <w:rPr>
          <w:rFonts w:cstheme="minorBidi" w:hint="eastAsia"/>
          <w:sz w:val="22"/>
        </w:rPr>
        <w:t>功能关闭任何其他</w:t>
      </w:r>
      <w:r w:rsidR="00894A1E">
        <w:rPr>
          <w:rFonts w:cstheme="minorBidi" w:hint="eastAsia"/>
          <w:sz w:val="22"/>
        </w:rPr>
        <w:t>功能</w:t>
      </w:r>
      <w:commentRangeEnd w:id="61"/>
      <w:r w:rsidR="00B72E51">
        <w:rPr>
          <w:rStyle w:val="affff4"/>
          <w:rFonts w:cstheme="minorBidi" w:hint="eastAsia"/>
          <w:sz w:val="22"/>
          <w:szCs w:val="22"/>
        </w:rPr>
        <w:commentReference w:id="61"/>
      </w:r>
      <w:commentRangeEnd w:id="62"/>
      <w:r w:rsidR="00853CD9">
        <w:rPr>
          <w:rStyle w:val="affff4"/>
          <w:rFonts w:cstheme="minorBidi" w:hint="eastAsia"/>
          <w:sz w:val="22"/>
          <w:szCs w:val="22"/>
        </w:rPr>
        <w:commentReference w:id="62"/>
      </w:r>
      <w:r w:rsidR="00894A1E">
        <w:rPr>
          <w:rFonts w:cstheme="minorBidi" w:hint="eastAsia"/>
          <w:sz w:val="22"/>
        </w:rPr>
        <w:t>。需要注意：</w:t>
      </w:r>
      <w:r w:rsidR="00894A1E">
        <w:rPr>
          <w:rFonts w:cstheme="minorBidi"/>
          <w:sz w:val="22"/>
        </w:rPr>
        <w:t xml:space="preserve"> </w:t>
      </w:r>
    </w:p>
    <w:p w14:paraId="7F8E4C77" w14:textId="450D7A15" w:rsidR="00995B4B" w:rsidRDefault="00EA5EEF" w:rsidP="00140C6E">
      <w:pPr>
        <w:ind w:leftChars="200" w:left="420" w:firstLineChars="0" w:firstLine="420"/>
        <w:rPr>
          <w:rFonts w:cstheme="minorBidi"/>
          <w:sz w:val="22"/>
        </w:rPr>
      </w:pPr>
      <w:r w:rsidRPr="00D6052E">
        <w:rPr>
          <w:rFonts w:cstheme="minorBidi" w:hint="eastAsia"/>
          <w:sz w:val="22"/>
        </w:rPr>
        <w:t>ARM</w:t>
      </w:r>
      <w:r w:rsidR="00D6052E" w:rsidRPr="00D6052E">
        <w:rPr>
          <w:rFonts w:cstheme="minorBidi" w:hint="eastAsia"/>
          <w:sz w:val="22"/>
        </w:rPr>
        <w:t>请求的</w:t>
      </w:r>
      <w:r w:rsidR="007E434C">
        <w:rPr>
          <w:rFonts w:cstheme="minorBidi" w:hint="eastAsia"/>
          <w:sz w:val="22"/>
        </w:rPr>
        <w:t>制动</w:t>
      </w:r>
      <w:r w:rsidR="00D6052E" w:rsidRPr="00D6052E">
        <w:rPr>
          <w:rFonts w:cstheme="minorBidi" w:hint="eastAsia"/>
          <w:sz w:val="22"/>
        </w:rPr>
        <w:t>扭矩需要在制动控制器内仲裁</w:t>
      </w:r>
      <w:r w:rsidR="007E434C">
        <w:rPr>
          <w:rFonts w:cstheme="minorBidi" w:hint="eastAsia"/>
          <w:sz w:val="22"/>
        </w:rPr>
        <w:t>，</w:t>
      </w:r>
      <w:r w:rsidR="008F138F">
        <w:rPr>
          <w:rFonts w:cstheme="minorBidi" w:hint="eastAsia"/>
          <w:sz w:val="22"/>
        </w:rPr>
        <w:t>根据</w:t>
      </w:r>
      <w:r w:rsidR="008F138F">
        <w:rPr>
          <w:rFonts w:cstheme="minorBidi" w:hint="eastAsia"/>
          <w:sz w:val="22"/>
        </w:rPr>
        <w:t xml:space="preserve">ARM </w:t>
      </w:r>
      <w:r w:rsidR="008F138F">
        <w:rPr>
          <w:rFonts w:cstheme="minorBidi" w:hint="eastAsia"/>
          <w:sz w:val="22"/>
        </w:rPr>
        <w:t>和制动控制器</w:t>
      </w:r>
      <w:r w:rsidR="008F138F">
        <w:rPr>
          <w:rFonts w:cstheme="minorBidi" w:hint="eastAsia"/>
          <w:sz w:val="22"/>
        </w:rPr>
        <w:t>YSC</w:t>
      </w:r>
      <w:r w:rsidR="00140C6E">
        <w:rPr>
          <w:rFonts w:cstheme="minorBidi" w:hint="eastAsia"/>
          <w:sz w:val="22"/>
        </w:rPr>
        <w:t>请求的制动扭矩方向来判定。</w:t>
      </w:r>
    </w:p>
    <w:p w14:paraId="4762ACF4" w14:textId="77777777" w:rsidR="00DD5E85" w:rsidRPr="005D60E8" w:rsidRDefault="00DD5E85" w:rsidP="00140C6E">
      <w:pPr>
        <w:widowControl/>
        <w:ind w:firstLineChars="0" w:firstLine="0"/>
        <w:rPr>
          <w:rFonts w:cstheme="minorBidi"/>
          <w:sz w:val="22"/>
        </w:rPr>
      </w:pPr>
    </w:p>
    <w:p w14:paraId="7C2232FA" w14:textId="7A3AE2DD" w:rsidR="00EB2BEE" w:rsidRDefault="00EB2BEE" w:rsidP="00DD5E85">
      <w:pPr>
        <w:pStyle w:val="affff7"/>
        <w:widowControl/>
        <w:ind w:left="880" w:firstLineChars="0" w:firstLine="0"/>
        <w:rPr>
          <w:rFonts w:cstheme="minorBidi"/>
          <w:sz w:val="22"/>
        </w:rPr>
      </w:pPr>
    </w:p>
    <w:p w14:paraId="6F4EA72A" w14:textId="70EF9547" w:rsidR="008A5733" w:rsidRPr="005A37A2" w:rsidRDefault="008A5733" w:rsidP="005B622C">
      <w:pPr>
        <w:pStyle w:val="affff7"/>
        <w:widowControl/>
        <w:numPr>
          <w:ilvl w:val="0"/>
          <w:numId w:val="15"/>
        </w:numPr>
        <w:ind w:firstLineChars="0"/>
        <w:rPr>
          <w:rFonts w:cstheme="minorBidi"/>
          <w:sz w:val="22"/>
          <w:highlight w:val="yellow"/>
        </w:rPr>
      </w:pPr>
      <w:r w:rsidRPr="005A37A2">
        <w:rPr>
          <w:rFonts w:cstheme="minorBidi" w:hint="eastAsia"/>
          <w:b/>
          <w:bCs/>
          <w:sz w:val="22"/>
          <w:highlight w:val="yellow"/>
        </w:rPr>
        <w:t>主动悬架：</w:t>
      </w:r>
      <w:r w:rsidR="00EB2BEE" w:rsidRPr="005A37A2">
        <w:rPr>
          <w:rFonts w:cstheme="minorBidi" w:hint="eastAsia"/>
          <w:b/>
          <w:bCs/>
          <w:sz w:val="22"/>
          <w:highlight w:val="yellow"/>
        </w:rPr>
        <w:t xml:space="preserve"> </w:t>
      </w:r>
      <w:r w:rsidRPr="005A37A2">
        <w:rPr>
          <w:rFonts w:cstheme="minorBidi" w:hint="eastAsia"/>
          <w:sz w:val="22"/>
          <w:highlight w:val="yellow"/>
        </w:rPr>
        <w:t>VMC</w:t>
      </w:r>
      <w:r w:rsidR="006C4018" w:rsidRPr="005A37A2">
        <w:rPr>
          <w:rFonts w:cstheme="minorBidi" w:hint="eastAsia"/>
          <w:sz w:val="22"/>
          <w:highlight w:val="yellow"/>
        </w:rPr>
        <w:t>可以尝试</w:t>
      </w:r>
      <w:r w:rsidRPr="005A37A2">
        <w:rPr>
          <w:rFonts w:cstheme="minorBidi" w:hint="eastAsia"/>
          <w:sz w:val="22"/>
          <w:highlight w:val="yellow"/>
        </w:rPr>
        <w:t>控</w:t>
      </w:r>
      <w:r w:rsidR="00EB2BEE" w:rsidRPr="005A37A2">
        <w:rPr>
          <w:rFonts w:cstheme="minorBidi" w:hint="eastAsia"/>
          <w:sz w:val="22"/>
          <w:highlight w:val="yellow"/>
        </w:rPr>
        <w:t>四轮侧主动悬架的</w:t>
      </w:r>
      <w:r w:rsidR="005A369F" w:rsidRPr="005A37A2">
        <w:rPr>
          <w:rFonts w:cstheme="minorBidi" w:hint="eastAsia"/>
          <w:sz w:val="22"/>
          <w:highlight w:val="yellow"/>
        </w:rPr>
        <w:t>主动阻尼力</w:t>
      </w:r>
      <w:r w:rsidR="001A5B77" w:rsidRPr="005A37A2">
        <w:rPr>
          <w:rFonts w:cstheme="minorBidi" w:hint="eastAsia"/>
          <w:sz w:val="22"/>
          <w:highlight w:val="yellow"/>
        </w:rPr>
        <w:t>，</w:t>
      </w:r>
      <w:r w:rsidR="005A37A2" w:rsidRPr="005A37A2">
        <w:rPr>
          <w:rFonts w:cstheme="minorBidi" w:hint="eastAsia"/>
          <w:sz w:val="22"/>
          <w:highlight w:val="yellow"/>
        </w:rPr>
        <w:t>调整</w:t>
      </w:r>
      <w:r w:rsidR="00FF26FB" w:rsidRPr="005A37A2">
        <w:rPr>
          <w:rFonts w:cstheme="minorBidi" w:hint="eastAsia"/>
          <w:sz w:val="22"/>
          <w:highlight w:val="yellow"/>
        </w:rPr>
        <w:t>车身重心位置，</w:t>
      </w:r>
      <w:r w:rsidR="005A37A2" w:rsidRPr="005A37A2">
        <w:rPr>
          <w:rFonts w:cstheme="minorBidi" w:hint="eastAsia"/>
          <w:sz w:val="22"/>
          <w:highlight w:val="yellow"/>
        </w:rPr>
        <w:t>优化</w:t>
      </w:r>
      <w:r w:rsidR="001A5B77" w:rsidRPr="005A37A2">
        <w:rPr>
          <w:rFonts w:cstheme="minorBidi" w:hint="eastAsia"/>
          <w:sz w:val="22"/>
          <w:highlight w:val="yellow"/>
        </w:rPr>
        <w:t>侧翻</w:t>
      </w:r>
      <w:r w:rsidR="00DA2924" w:rsidRPr="005A37A2">
        <w:rPr>
          <w:rFonts w:cstheme="minorBidi" w:hint="eastAsia"/>
          <w:sz w:val="22"/>
          <w:highlight w:val="yellow"/>
        </w:rPr>
        <w:t>工况下内外侧载荷的分配</w:t>
      </w:r>
      <w:r w:rsidR="00EB2BEE" w:rsidRPr="005A37A2">
        <w:rPr>
          <w:rFonts w:cstheme="minorBidi" w:hint="eastAsia"/>
          <w:sz w:val="22"/>
          <w:highlight w:val="yellow"/>
        </w:rPr>
        <w:t>。</w:t>
      </w:r>
      <w:r w:rsidR="005A37A2" w:rsidRPr="005A37A2">
        <w:rPr>
          <w:rFonts w:cstheme="minorBidi" w:hint="eastAsia"/>
          <w:sz w:val="22"/>
          <w:highlight w:val="yellow"/>
        </w:rPr>
        <w:t>ARM</w:t>
      </w:r>
      <w:r w:rsidR="00EB2BEE" w:rsidRPr="005A37A2">
        <w:rPr>
          <w:rFonts w:cstheme="minorBidi" w:hint="eastAsia"/>
          <w:sz w:val="22"/>
          <w:highlight w:val="yellow"/>
        </w:rPr>
        <w:t xml:space="preserve"> </w:t>
      </w:r>
      <w:r w:rsidR="00EB2BEE" w:rsidRPr="005A37A2">
        <w:rPr>
          <w:rFonts w:cstheme="minorBidi" w:hint="eastAsia"/>
          <w:sz w:val="22"/>
          <w:highlight w:val="yellow"/>
        </w:rPr>
        <w:t>功能激活期间，</w:t>
      </w:r>
      <w:r w:rsidR="00EB2BEE" w:rsidRPr="005A37A2">
        <w:rPr>
          <w:rFonts w:cstheme="minorBidi" w:hint="eastAsia"/>
          <w:sz w:val="22"/>
          <w:highlight w:val="yellow"/>
        </w:rPr>
        <w:t>VMC</w:t>
      </w:r>
      <w:r w:rsidR="00EB2BEE" w:rsidRPr="005A37A2">
        <w:rPr>
          <w:rFonts w:cstheme="minorBidi" w:hint="eastAsia"/>
          <w:sz w:val="22"/>
          <w:highlight w:val="yellow"/>
        </w:rPr>
        <w:t>拥有</w:t>
      </w:r>
      <w:r w:rsidR="005A37A2" w:rsidRPr="005A37A2">
        <w:rPr>
          <w:rFonts w:cstheme="minorBidi" w:hint="eastAsia"/>
          <w:sz w:val="22"/>
          <w:highlight w:val="yellow"/>
        </w:rPr>
        <w:t>主动悬架</w:t>
      </w:r>
      <w:r w:rsidR="00EB2BEE" w:rsidRPr="005A37A2">
        <w:rPr>
          <w:rFonts w:cstheme="minorBidi" w:hint="eastAsia"/>
          <w:sz w:val="22"/>
          <w:highlight w:val="yellow"/>
        </w:rPr>
        <w:t>控制最高优先级</w:t>
      </w:r>
      <w:r w:rsidR="007417F7">
        <w:rPr>
          <w:rFonts w:cstheme="minorBidi" w:hint="eastAsia"/>
          <w:sz w:val="22"/>
          <w:highlight w:val="yellow"/>
        </w:rPr>
        <w:t>（</w:t>
      </w:r>
      <w:r w:rsidR="007417F7">
        <w:rPr>
          <w:rFonts w:cstheme="minorBidi" w:hint="eastAsia"/>
          <w:sz w:val="22"/>
          <w:highlight w:val="yellow"/>
        </w:rPr>
        <w:t>override</w:t>
      </w:r>
      <w:r w:rsidR="007417F7">
        <w:rPr>
          <w:rFonts w:cstheme="minorBidi" w:hint="eastAsia"/>
          <w:sz w:val="22"/>
          <w:highlight w:val="yellow"/>
        </w:rPr>
        <w:t>）</w:t>
      </w:r>
      <w:r w:rsidR="00EB2BEE" w:rsidRPr="005A37A2">
        <w:rPr>
          <w:rFonts w:cstheme="minorBidi" w:hint="eastAsia"/>
          <w:sz w:val="22"/>
          <w:highlight w:val="yellow"/>
        </w:rPr>
        <w:t>。</w:t>
      </w:r>
    </w:p>
    <w:p w14:paraId="376FE813" w14:textId="77777777" w:rsidR="008A5733" w:rsidRPr="00C8716C" w:rsidRDefault="008A5733" w:rsidP="005B622C">
      <w:pPr>
        <w:pStyle w:val="affff7"/>
        <w:widowControl/>
        <w:numPr>
          <w:ilvl w:val="0"/>
          <w:numId w:val="15"/>
        </w:numPr>
        <w:ind w:firstLineChars="0"/>
        <w:rPr>
          <w:rFonts w:cstheme="minorBidi"/>
          <w:b/>
          <w:bCs/>
          <w:sz w:val="22"/>
          <w:highlight w:val="yellow"/>
          <w:rPrChange w:id="63" w:author="Yang Zhen SGH CDAY223" w:date="2026-01-16T10:43:00Z" w16du:dateUtc="2026-01-16T02:43:00Z">
            <w:rPr>
              <w:rFonts w:cstheme="minorBidi"/>
              <w:b/>
              <w:bCs/>
              <w:sz w:val="22"/>
            </w:rPr>
          </w:rPrChange>
        </w:rPr>
      </w:pPr>
      <w:r w:rsidRPr="00C8716C">
        <w:rPr>
          <w:rFonts w:cstheme="minorBidi" w:hint="eastAsia"/>
          <w:b/>
          <w:bCs/>
          <w:sz w:val="22"/>
          <w:highlight w:val="yellow"/>
          <w:rPrChange w:id="64" w:author="Yang Zhen SGH CDAY223" w:date="2026-01-16T10:43:00Z" w16du:dateUtc="2026-01-16T02:43:00Z">
            <w:rPr>
              <w:rFonts w:cstheme="minorBidi" w:hint="eastAsia"/>
              <w:b/>
              <w:bCs/>
              <w:sz w:val="22"/>
            </w:rPr>
          </w:rPrChange>
        </w:rPr>
        <w:t>CDC</w:t>
      </w:r>
      <w:r w:rsidRPr="00C8716C">
        <w:rPr>
          <w:rFonts w:cstheme="minorBidi" w:hint="eastAsia"/>
          <w:b/>
          <w:bCs/>
          <w:sz w:val="22"/>
          <w:highlight w:val="yellow"/>
          <w:rPrChange w:id="65" w:author="Yang Zhen SGH CDAY223" w:date="2026-01-16T10:43:00Z" w16du:dateUtc="2026-01-16T02:43:00Z">
            <w:rPr>
              <w:rFonts w:cstheme="minorBidi" w:hint="eastAsia"/>
              <w:b/>
              <w:bCs/>
              <w:sz w:val="22"/>
            </w:rPr>
          </w:rPrChange>
        </w:rPr>
        <w:t>：</w:t>
      </w:r>
    </w:p>
    <w:p w14:paraId="179A40AD" w14:textId="554CE750" w:rsidR="008A5733" w:rsidRDefault="00AD6AC7" w:rsidP="00A05014">
      <w:pPr>
        <w:ind w:left="438" w:firstLineChars="0" w:firstLine="0"/>
        <w:rPr>
          <w:ins w:id="66" w:author="Yang Zhen SGH CDAY223" w:date="2026-01-16T10:40:00Z" w16du:dateUtc="2026-01-16T02:40:00Z"/>
          <w:rFonts w:cstheme="minorBidi"/>
          <w:sz w:val="22"/>
        </w:rPr>
      </w:pPr>
      <w:r w:rsidRPr="00C8716C">
        <w:rPr>
          <w:rFonts w:cstheme="minorBidi" w:hint="eastAsia"/>
          <w:sz w:val="22"/>
          <w:highlight w:val="yellow"/>
          <w:rPrChange w:id="67" w:author="Yang Zhen SGH CDAY223" w:date="2026-01-16T10:43:00Z" w16du:dateUtc="2026-01-16T02:43:00Z">
            <w:rPr>
              <w:rFonts w:cstheme="minorBidi" w:hint="eastAsia"/>
              <w:sz w:val="22"/>
            </w:rPr>
          </w:rPrChange>
        </w:rPr>
        <w:t>ARM</w:t>
      </w:r>
      <w:r w:rsidRPr="00C8716C">
        <w:rPr>
          <w:rFonts w:cstheme="minorBidi" w:hint="eastAsia"/>
          <w:sz w:val="22"/>
          <w:highlight w:val="yellow"/>
          <w:rPrChange w:id="68" w:author="Yang Zhen SGH CDAY223" w:date="2026-01-16T10:43:00Z" w16du:dateUtc="2026-01-16T02:43:00Z">
            <w:rPr>
              <w:rFonts w:cstheme="minorBidi" w:hint="eastAsia"/>
              <w:sz w:val="22"/>
            </w:rPr>
          </w:rPrChange>
        </w:rPr>
        <w:t>功能</w:t>
      </w:r>
      <w:del w:id="69" w:author="Yang Zhen SGH CDAY223" w:date="2026-01-16T10:38:00Z" w16du:dateUtc="2026-01-16T02:38:00Z">
        <w:r w:rsidR="00F649CC" w:rsidRPr="00C8716C" w:rsidDel="00C46299">
          <w:rPr>
            <w:rFonts w:cstheme="minorBidi" w:hint="eastAsia"/>
            <w:sz w:val="22"/>
            <w:highlight w:val="yellow"/>
            <w:rPrChange w:id="70" w:author="Yang Zhen SGH CDAY223" w:date="2026-01-16T10:43:00Z" w16du:dateUtc="2026-01-16T02:43:00Z">
              <w:rPr>
                <w:rFonts w:cstheme="minorBidi" w:hint="eastAsia"/>
                <w:sz w:val="22"/>
              </w:rPr>
            </w:rPrChange>
          </w:rPr>
          <w:delText>不</w:delText>
        </w:r>
      </w:del>
      <w:ins w:id="71" w:author="Yang Zhen SGH CDAY223" w:date="2026-01-16T10:38:00Z" w16du:dateUtc="2026-01-16T02:38:00Z">
        <w:r w:rsidR="00C46299" w:rsidRPr="00C8716C">
          <w:rPr>
            <w:rFonts w:cstheme="minorBidi" w:hint="eastAsia"/>
            <w:sz w:val="22"/>
            <w:highlight w:val="yellow"/>
            <w:rPrChange w:id="72" w:author="Yang Zhen SGH CDAY223" w:date="2026-01-16T10:43:00Z" w16du:dateUtc="2026-01-16T02:43:00Z">
              <w:rPr>
                <w:rFonts w:cstheme="minorBidi" w:hint="eastAsia"/>
                <w:sz w:val="22"/>
              </w:rPr>
            </w:rPrChange>
          </w:rPr>
          <w:t>会</w:t>
        </w:r>
      </w:ins>
      <w:ins w:id="73" w:author="Yang Zhen SGH CDAY223" w:date="2026-01-16T10:39:00Z" w16du:dateUtc="2026-01-16T02:39:00Z">
        <w:r w:rsidR="00C46299" w:rsidRPr="00C8716C">
          <w:rPr>
            <w:rFonts w:cstheme="minorBidi" w:hint="eastAsia"/>
            <w:sz w:val="22"/>
            <w:highlight w:val="yellow"/>
            <w:rPrChange w:id="74" w:author="Yang Zhen SGH CDAY223" w:date="2026-01-16T10:43:00Z" w16du:dateUtc="2026-01-16T02:43:00Z">
              <w:rPr>
                <w:rFonts w:cstheme="minorBidi" w:hint="eastAsia"/>
                <w:sz w:val="22"/>
              </w:rPr>
            </w:rPrChange>
          </w:rPr>
          <w:t>尝试</w:t>
        </w:r>
      </w:ins>
      <w:del w:id="75" w:author="Yang Zhen SGH CDAY223" w:date="2026-01-16T10:39:00Z" w16du:dateUtc="2026-01-16T02:39:00Z">
        <w:r w:rsidRPr="00C8716C" w:rsidDel="00494F33">
          <w:rPr>
            <w:rFonts w:cstheme="minorBidi" w:hint="eastAsia"/>
            <w:sz w:val="22"/>
            <w:highlight w:val="yellow"/>
            <w:rPrChange w:id="76" w:author="Yang Zhen SGH CDAY223" w:date="2026-01-16T10:43:00Z" w16du:dateUtc="2026-01-16T02:43:00Z">
              <w:rPr>
                <w:rFonts w:cstheme="minorBidi" w:hint="eastAsia"/>
                <w:sz w:val="22"/>
              </w:rPr>
            </w:rPrChange>
          </w:rPr>
          <w:delText>控制</w:delText>
        </w:r>
      </w:del>
      <w:ins w:id="77" w:author="Yang Zhen SGH CDAY223" w:date="2026-01-16T10:39:00Z" w16du:dateUtc="2026-01-16T02:39:00Z">
        <w:r w:rsidR="00494F33" w:rsidRPr="00C8716C">
          <w:rPr>
            <w:rFonts w:cstheme="minorBidi" w:hint="eastAsia"/>
            <w:sz w:val="22"/>
            <w:highlight w:val="yellow"/>
            <w:rPrChange w:id="78" w:author="Yang Zhen SGH CDAY223" w:date="2026-01-16T10:43:00Z" w16du:dateUtc="2026-01-16T02:43:00Z">
              <w:rPr>
                <w:rFonts w:cstheme="minorBidi" w:hint="eastAsia"/>
                <w:sz w:val="22"/>
              </w:rPr>
            </w:rPrChange>
          </w:rPr>
          <w:t>调整</w:t>
        </w:r>
      </w:ins>
      <w:r w:rsidRPr="00C8716C">
        <w:rPr>
          <w:rFonts w:cstheme="minorBidi" w:hint="eastAsia"/>
          <w:sz w:val="22"/>
          <w:highlight w:val="yellow"/>
          <w:rPrChange w:id="79" w:author="Yang Zhen SGH CDAY223" w:date="2026-01-16T10:43:00Z" w16du:dateUtc="2026-01-16T02:43:00Z">
            <w:rPr>
              <w:rFonts w:cstheme="minorBidi" w:hint="eastAsia"/>
              <w:sz w:val="22"/>
            </w:rPr>
          </w:rPrChange>
        </w:rPr>
        <w:t>CDC</w:t>
      </w:r>
      <w:r w:rsidRPr="00C8716C">
        <w:rPr>
          <w:rFonts w:cstheme="minorBidi" w:hint="eastAsia"/>
          <w:sz w:val="22"/>
          <w:highlight w:val="yellow"/>
          <w:rPrChange w:id="80" w:author="Yang Zhen SGH CDAY223" w:date="2026-01-16T10:43:00Z" w16du:dateUtc="2026-01-16T02:43:00Z">
            <w:rPr>
              <w:rFonts w:cstheme="minorBidi" w:hint="eastAsia"/>
              <w:sz w:val="22"/>
            </w:rPr>
          </w:rPrChange>
        </w:rPr>
        <w:t>，</w:t>
      </w:r>
      <w:ins w:id="81" w:author="Yang Zhen SGH CDAY223" w:date="2026-01-16T10:39:00Z" w16du:dateUtc="2026-01-16T02:39:00Z">
        <w:r w:rsidR="00494F33" w:rsidRPr="00C8716C">
          <w:rPr>
            <w:rFonts w:cstheme="minorBidi" w:hint="eastAsia"/>
            <w:sz w:val="22"/>
            <w:highlight w:val="yellow"/>
            <w:rPrChange w:id="82" w:author="Yang Zhen SGH CDAY223" w:date="2026-01-16T10:43:00Z" w16du:dateUtc="2026-01-16T02:43:00Z">
              <w:rPr>
                <w:rFonts w:cstheme="minorBidi" w:hint="eastAsia"/>
                <w:sz w:val="22"/>
              </w:rPr>
            </w:rPrChange>
          </w:rPr>
          <w:t>但是</w:t>
        </w:r>
      </w:ins>
      <w:r w:rsidR="00CA2393" w:rsidRPr="00C8716C">
        <w:rPr>
          <w:rFonts w:cstheme="minorBidi" w:hint="eastAsia"/>
          <w:sz w:val="22"/>
          <w:highlight w:val="yellow"/>
          <w:rPrChange w:id="83" w:author="Yang Zhen SGH CDAY223" w:date="2026-01-16T10:43:00Z" w16du:dateUtc="2026-01-16T02:43:00Z">
            <w:rPr>
              <w:rFonts w:cstheme="minorBidi" w:hint="eastAsia"/>
              <w:sz w:val="22"/>
            </w:rPr>
          </w:rPrChange>
        </w:rPr>
        <w:t>因为</w:t>
      </w:r>
      <w:r w:rsidR="00CA2393" w:rsidRPr="00C8716C">
        <w:rPr>
          <w:rFonts w:cstheme="minorBidi" w:hint="eastAsia"/>
          <w:sz w:val="22"/>
          <w:highlight w:val="yellow"/>
          <w:rPrChange w:id="84" w:author="Yang Zhen SGH CDAY223" w:date="2026-01-16T10:43:00Z" w16du:dateUtc="2026-01-16T02:43:00Z">
            <w:rPr>
              <w:rFonts w:cstheme="minorBidi" w:hint="eastAsia"/>
              <w:sz w:val="22"/>
            </w:rPr>
          </w:rPrChange>
        </w:rPr>
        <w:t>CDC</w:t>
      </w:r>
      <w:r w:rsidR="006C3C10" w:rsidRPr="00C8716C">
        <w:rPr>
          <w:rFonts w:cstheme="minorBidi" w:hint="eastAsia"/>
          <w:sz w:val="22"/>
          <w:highlight w:val="yellow"/>
          <w:rPrChange w:id="85" w:author="Yang Zhen SGH CDAY223" w:date="2026-01-16T10:43:00Z" w16du:dateUtc="2026-01-16T02:43:00Z">
            <w:rPr>
              <w:rFonts w:cstheme="minorBidi" w:hint="eastAsia"/>
              <w:sz w:val="22"/>
            </w:rPr>
          </w:rPrChange>
        </w:rPr>
        <w:t>的电流控制</w:t>
      </w:r>
      <w:r w:rsidR="00A64147" w:rsidRPr="00C8716C">
        <w:rPr>
          <w:rFonts w:cstheme="minorBidi" w:hint="eastAsia"/>
          <w:sz w:val="22"/>
          <w:highlight w:val="yellow"/>
          <w:rPrChange w:id="86" w:author="Yang Zhen SGH CDAY223" w:date="2026-01-16T10:43:00Z" w16du:dateUtc="2026-01-16T02:43:00Z">
            <w:rPr>
              <w:rFonts w:cstheme="minorBidi" w:hint="eastAsia"/>
              <w:sz w:val="22"/>
            </w:rPr>
          </w:rPrChange>
        </w:rPr>
        <w:t>对</w:t>
      </w:r>
      <w:r w:rsidR="00A64147" w:rsidRPr="00C8716C">
        <w:rPr>
          <w:rFonts w:cstheme="minorBidi" w:hint="eastAsia"/>
          <w:sz w:val="22"/>
          <w:highlight w:val="yellow"/>
          <w:rPrChange w:id="87" w:author="Yang Zhen SGH CDAY223" w:date="2026-01-16T10:43:00Z" w16du:dateUtc="2026-01-16T02:43:00Z">
            <w:rPr>
              <w:rFonts w:cstheme="minorBidi" w:hint="eastAsia"/>
              <w:sz w:val="22"/>
            </w:rPr>
          </w:rPrChange>
        </w:rPr>
        <w:t>ay</w:t>
      </w:r>
      <w:r w:rsidR="00A64147" w:rsidRPr="00C8716C">
        <w:rPr>
          <w:rFonts w:cstheme="minorBidi" w:hint="eastAsia"/>
          <w:sz w:val="22"/>
          <w:highlight w:val="yellow"/>
          <w:rPrChange w:id="88" w:author="Yang Zhen SGH CDAY223" w:date="2026-01-16T10:43:00Z" w16du:dateUtc="2026-01-16T02:43:00Z">
            <w:rPr>
              <w:rFonts w:cstheme="minorBidi" w:hint="eastAsia"/>
              <w:sz w:val="22"/>
            </w:rPr>
          </w:rPrChange>
        </w:rPr>
        <w:t>的影响</w:t>
      </w:r>
      <w:del w:id="89" w:author="Yang Zhen SGH CDAY223" w:date="2026-01-16T10:39:00Z" w16du:dateUtc="2026-01-16T02:39:00Z">
        <w:r w:rsidR="00A64147" w:rsidRPr="00C8716C" w:rsidDel="00494F33">
          <w:rPr>
            <w:rFonts w:cstheme="minorBidi" w:hint="eastAsia"/>
            <w:sz w:val="22"/>
            <w:highlight w:val="yellow"/>
            <w:rPrChange w:id="90" w:author="Yang Zhen SGH CDAY223" w:date="2026-01-16T10:43:00Z" w16du:dateUtc="2026-01-16T02:43:00Z">
              <w:rPr>
                <w:rFonts w:cstheme="minorBidi" w:hint="eastAsia"/>
                <w:sz w:val="22"/>
              </w:rPr>
            </w:rPrChange>
          </w:rPr>
          <w:delText>几乎没有</w:delText>
        </w:r>
        <w:r w:rsidR="005A369F" w:rsidRPr="00C8716C" w:rsidDel="00494F33">
          <w:rPr>
            <w:rFonts w:cstheme="minorBidi" w:hint="eastAsia"/>
            <w:sz w:val="22"/>
            <w:highlight w:val="yellow"/>
            <w:rPrChange w:id="91" w:author="Yang Zhen SGH CDAY223" w:date="2026-01-16T10:43:00Z" w16du:dateUtc="2026-01-16T02:43:00Z">
              <w:rPr>
                <w:rFonts w:cstheme="minorBidi" w:hint="eastAsia"/>
                <w:sz w:val="22"/>
              </w:rPr>
            </w:rPrChange>
          </w:rPr>
          <w:delText>作用</w:delText>
        </w:r>
      </w:del>
      <w:ins w:id="92" w:author="Yang Zhen SGH CDAY223" w:date="2026-01-16T10:39:00Z" w16du:dateUtc="2026-01-16T02:39:00Z">
        <w:r w:rsidR="00494F33" w:rsidRPr="00C8716C">
          <w:rPr>
            <w:rFonts w:cstheme="minorBidi" w:hint="eastAsia"/>
            <w:sz w:val="22"/>
            <w:highlight w:val="yellow"/>
            <w:rPrChange w:id="93" w:author="Yang Zhen SGH CDAY223" w:date="2026-01-16T10:43:00Z" w16du:dateUtc="2026-01-16T02:43:00Z">
              <w:rPr>
                <w:rFonts w:cstheme="minorBidi" w:hint="eastAsia"/>
                <w:sz w:val="22"/>
              </w:rPr>
            </w:rPrChange>
          </w:rPr>
          <w:t>很小，</w:t>
        </w:r>
        <w:r w:rsidR="00187BEE" w:rsidRPr="00C8716C">
          <w:rPr>
            <w:rFonts w:cstheme="minorBidi" w:hint="eastAsia"/>
            <w:sz w:val="22"/>
            <w:highlight w:val="yellow"/>
            <w:rPrChange w:id="94" w:author="Yang Zhen SGH CDAY223" w:date="2026-01-16T10:43:00Z" w16du:dateUtc="2026-01-16T02:43:00Z">
              <w:rPr>
                <w:rFonts w:cstheme="minorBidi" w:hint="eastAsia"/>
                <w:sz w:val="22"/>
              </w:rPr>
            </w:rPrChange>
          </w:rPr>
          <w:t>所以</w:t>
        </w:r>
      </w:ins>
      <w:ins w:id="95" w:author="Yang Zhen SGH CDAY223" w:date="2026-01-16T10:40:00Z" w16du:dateUtc="2026-01-16T02:40:00Z">
        <w:r w:rsidR="00187BEE" w:rsidRPr="00C8716C">
          <w:rPr>
            <w:rFonts w:cstheme="minorBidi" w:hint="eastAsia"/>
            <w:sz w:val="22"/>
            <w:highlight w:val="yellow"/>
            <w:rPrChange w:id="96" w:author="Yang Zhen SGH CDAY223" w:date="2026-01-16T10:43:00Z" w16du:dateUtc="2026-01-16T02:43:00Z">
              <w:rPr>
                <w:rFonts w:cstheme="minorBidi" w:hint="eastAsia"/>
                <w:sz w:val="22"/>
              </w:rPr>
            </w:rPrChange>
          </w:rPr>
          <w:t>实际效果无法保证</w:t>
        </w:r>
      </w:ins>
      <w:r w:rsidR="005A369F" w:rsidRPr="00C8716C">
        <w:rPr>
          <w:rFonts w:cstheme="minorBidi" w:hint="eastAsia"/>
          <w:sz w:val="22"/>
          <w:highlight w:val="yellow"/>
          <w:rPrChange w:id="97" w:author="Yang Zhen SGH CDAY223" w:date="2026-01-16T10:43:00Z" w16du:dateUtc="2026-01-16T02:43:00Z">
            <w:rPr>
              <w:rFonts w:cstheme="minorBidi" w:hint="eastAsia"/>
              <w:sz w:val="22"/>
            </w:rPr>
          </w:rPrChange>
        </w:rPr>
        <w:t>。</w:t>
      </w:r>
    </w:p>
    <w:p w14:paraId="7CFA78D5" w14:textId="7EFC7EDD" w:rsidR="00B90D5A" w:rsidRPr="00EB2BEE" w:rsidRDefault="00B90D5A" w:rsidP="00B90D5A">
      <w:pPr>
        <w:pStyle w:val="affff7"/>
        <w:widowControl/>
        <w:numPr>
          <w:ilvl w:val="0"/>
          <w:numId w:val="15"/>
        </w:numPr>
        <w:ind w:firstLineChars="0"/>
        <w:rPr>
          <w:ins w:id="98" w:author="Yang Zhen SGH CDAY223" w:date="2026-01-16T10:40:00Z" w16du:dateUtc="2026-01-16T02:40:00Z"/>
          <w:rFonts w:cstheme="minorBidi"/>
          <w:b/>
          <w:bCs/>
          <w:sz w:val="22"/>
        </w:rPr>
      </w:pPr>
      <w:ins w:id="99" w:author="Yang Zhen SGH CDAY223" w:date="2026-01-16T10:40:00Z" w16du:dateUtc="2026-01-16T02:40:00Z">
        <w:r>
          <w:rPr>
            <w:rFonts w:cstheme="minorBidi" w:hint="eastAsia"/>
            <w:b/>
            <w:bCs/>
            <w:sz w:val="22"/>
          </w:rPr>
          <w:t>RWS</w:t>
        </w:r>
        <w:r w:rsidRPr="00EB2BEE">
          <w:rPr>
            <w:rFonts w:cstheme="minorBidi" w:hint="eastAsia"/>
            <w:b/>
            <w:bCs/>
            <w:sz w:val="22"/>
          </w:rPr>
          <w:t>：</w:t>
        </w:r>
      </w:ins>
    </w:p>
    <w:p w14:paraId="2FFA70B3" w14:textId="72422655" w:rsidR="00B90D5A" w:rsidRPr="007B69B0" w:rsidRDefault="00B46ACB" w:rsidP="00B90D5A">
      <w:pPr>
        <w:ind w:leftChars="200" w:left="420" w:firstLineChars="0" w:firstLine="0"/>
        <w:rPr>
          <w:ins w:id="100" w:author="Yang Zhen SGH CDAY223" w:date="2026-01-16T10:40:00Z" w16du:dateUtc="2026-01-16T02:40:00Z"/>
          <w:rFonts w:cstheme="minorBidi"/>
          <w:kern w:val="0"/>
          <w:sz w:val="22"/>
        </w:rPr>
      </w:pPr>
      <w:ins w:id="101" w:author="Yang Zhen SGH CDAY223" w:date="2026-01-16T10:40:00Z" w16du:dateUtc="2026-01-16T02:40:00Z">
        <w:r>
          <w:rPr>
            <w:rFonts w:cstheme="minorBidi" w:hint="eastAsia"/>
            <w:sz w:val="22"/>
            <w:highlight w:val="yellow"/>
          </w:rPr>
          <w:t>在大部分</w:t>
        </w:r>
        <w:r>
          <w:rPr>
            <w:rFonts w:cstheme="minorBidi" w:hint="eastAsia"/>
            <w:sz w:val="22"/>
            <w:highlight w:val="yellow"/>
          </w:rPr>
          <w:t>ARM</w:t>
        </w:r>
        <w:r>
          <w:rPr>
            <w:rFonts w:cstheme="minorBidi" w:hint="eastAsia"/>
            <w:sz w:val="22"/>
            <w:highlight w:val="yellow"/>
          </w:rPr>
          <w:t>工况下</w:t>
        </w:r>
        <w:r w:rsidR="00B90D5A">
          <w:rPr>
            <w:rFonts w:cstheme="minorBidi" w:hint="eastAsia"/>
            <w:sz w:val="22"/>
            <w:highlight w:val="yellow"/>
          </w:rPr>
          <w:t>，</w:t>
        </w:r>
      </w:ins>
      <w:ins w:id="102" w:author="Yang Zhen SGH CDAY223" w:date="2026-01-16T10:41:00Z" w16du:dateUtc="2026-01-16T02:41:00Z">
        <w:r>
          <w:rPr>
            <w:rFonts w:cstheme="minorBidi" w:hint="eastAsia"/>
            <w:sz w:val="22"/>
            <w:highlight w:val="yellow"/>
          </w:rPr>
          <w:t>后轴可能已经</w:t>
        </w:r>
        <w:r w:rsidR="00E834B4">
          <w:rPr>
            <w:rFonts w:cstheme="minorBidi" w:hint="eastAsia"/>
            <w:sz w:val="22"/>
            <w:highlight w:val="yellow"/>
          </w:rPr>
          <w:t>失去侧向力能力，后转</w:t>
        </w:r>
        <w:r w:rsidR="00804AB4">
          <w:rPr>
            <w:rFonts w:cstheme="minorBidi" w:hint="eastAsia"/>
            <w:sz w:val="22"/>
            <w:highlight w:val="yellow"/>
          </w:rPr>
          <w:t>对</w:t>
        </w:r>
        <w:r w:rsidR="00804AB4">
          <w:rPr>
            <w:rFonts w:cstheme="minorBidi" w:hint="eastAsia"/>
            <w:sz w:val="22"/>
            <w:highlight w:val="yellow"/>
          </w:rPr>
          <w:t>ARM</w:t>
        </w:r>
        <w:r w:rsidR="00804AB4">
          <w:rPr>
            <w:rFonts w:cstheme="minorBidi" w:hint="eastAsia"/>
            <w:sz w:val="22"/>
            <w:highlight w:val="yellow"/>
          </w:rPr>
          <w:t>的修正作用</w:t>
        </w:r>
      </w:ins>
      <w:ins w:id="103" w:author="Yang Zhen SGH CDAY223" w:date="2026-01-16T10:42:00Z" w16du:dateUtc="2026-01-16T02:42:00Z">
        <w:r w:rsidR="00804AB4">
          <w:rPr>
            <w:rFonts w:cstheme="minorBidi" w:hint="eastAsia"/>
            <w:sz w:val="22"/>
            <w:highlight w:val="yellow"/>
          </w:rPr>
          <w:t>几乎失去，尽管如此</w:t>
        </w:r>
        <w:r w:rsidR="00804AB4">
          <w:rPr>
            <w:rFonts w:cstheme="minorBidi" w:hint="eastAsia"/>
            <w:sz w:val="22"/>
            <w:highlight w:val="yellow"/>
          </w:rPr>
          <w:t>VMC</w:t>
        </w:r>
        <w:r w:rsidR="00804AB4">
          <w:rPr>
            <w:rFonts w:cstheme="minorBidi" w:hint="eastAsia"/>
            <w:sz w:val="22"/>
            <w:highlight w:val="yellow"/>
          </w:rPr>
          <w:t>还是会尝试控制</w:t>
        </w:r>
        <w:r w:rsidR="00804AB4">
          <w:rPr>
            <w:rFonts w:cstheme="minorBidi" w:hint="eastAsia"/>
            <w:sz w:val="22"/>
            <w:highlight w:val="yellow"/>
          </w:rPr>
          <w:t>RWS</w:t>
        </w:r>
        <w:r w:rsidR="00804AB4">
          <w:rPr>
            <w:rFonts w:cstheme="minorBidi" w:hint="eastAsia"/>
            <w:sz w:val="22"/>
            <w:highlight w:val="yellow"/>
          </w:rPr>
          <w:t>，</w:t>
        </w:r>
        <w:r w:rsidR="009D6110">
          <w:rPr>
            <w:rFonts w:cstheme="minorBidi" w:hint="eastAsia"/>
            <w:sz w:val="22"/>
            <w:highlight w:val="yellow"/>
          </w:rPr>
          <w:t>按实车效果决定是否最终</w:t>
        </w:r>
      </w:ins>
      <w:ins w:id="104" w:author="Yang Zhen SGH CDAY223" w:date="2026-01-16T10:43:00Z" w16du:dateUtc="2026-01-16T02:43:00Z">
        <w:r w:rsidR="009D6110">
          <w:rPr>
            <w:rFonts w:cstheme="minorBidi" w:hint="eastAsia"/>
            <w:sz w:val="22"/>
            <w:highlight w:val="yellow"/>
          </w:rPr>
          <w:t>使用</w:t>
        </w:r>
      </w:ins>
      <w:ins w:id="105" w:author="Yang Zhen SGH CDAY223" w:date="2026-01-16T10:40:00Z" w16du:dateUtc="2026-01-16T02:40:00Z">
        <w:r w:rsidR="00B90D5A" w:rsidRPr="00210DA8">
          <w:rPr>
            <w:rFonts w:cstheme="minorBidi" w:hint="eastAsia"/>
            <w:sz w:val="22"/>
            <w:highlight w:val="yellow"/>
          </w:rPr>
          <w:t>。</w:t>
        </w:r>
      </w:ins>
    </w:p>
    <w:p w14:paraId="67CCD0A9" w14:textId="77777777" w:rsidR="00B90D5A" w:rsidRPr="00B90D5A" w:rsidRDefault="00B90D5A" w:rsidP="00A05014">
      <w:pPr>
        <w:ind w:left="438" w:firstLineChars="0" w:firstLine="0"/>
        <w:rPr>
          <w:rFonts w:cstheme="minorBidi" w:hint="eastAsia"/>
          <w:sz w:val="22"/>
        </w:rPr>
      </w:pP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26DEE0A8" w14:textId="6EDC5A43" w:rsidR="00A05014" w:rsidRPr="007B69B0" w:rsidRDefault="00E76387" w:rsidP="003E6E20">
      <w:pPr>
        <w:ind w:leftChars="200" w:left="420" w:firstLineChars="0" w:firstLine="0"/>
        <w:rPr>
          <w:rFonts w:cstheme="minorBidi"/>
          <w:kern w:val="0"/>
          <w:sz w:val="22"/>
        </w:rPr>
      </w:pPr>
      <w:r w:rsidRPr="00210DA8">
        <w:rPr>
          <w:rFonts w:cstheme="minorBidi" w:hint="eastAsia"/>
          <w:sz w:val="22"/>
          <w:highlight w:val="yellow"/>
        </w:rPr>
        <w:t>因为空簧</w:t>
      </w:r>
      <w:r w:rsidR="00480566" w:rsidRPr="00210DA8">
        <w:rPr>
          <w:rFonts w:cstheme="minorBidi" w:hint="eastAsia"/>
          <w:sz w:val="22"/>
          <w:highlight w:val="yellow"/>
        </w:rPr>
        <w:t>暂</w:t>
      </w:r>
      <w:r w:rsidRPr="00210DA8">
        <w:rPr>
          <w:rFonts w:cstheme="minorBidi" w:hint="eastAsia"/>
          <w:sz w:val="22"/>
          <w:highlight w:val="yellow"/>
        </w:rPr>
        <w:t>无法</w:t>
      </w:r>
      <w:r w:rsidR="00480566" w:rsidRPr="00210DA8">
        <w:rPr>
          <w:rFonts w:cstheme="minorBidi" w:hint="eastAsia"/>
          <w:sz w:val="22"/>
          <w:highlight w:val="yellow"/>
        </w:rPr>
        <w:t>实现</w:t>
      </w:r>
      <w:r w:rsidR="00D8606B">
        <w:rPr>
          <w:rFonts w:cstheme="minorBidi" w:hint="eastAsia"/>
          <w:sz w:val="22"/>
          <w:highlight w:val="yellow"/>
        </w:rPr>
        <w:t>动态</w:t>
      </w:r>
      <w:r w:rsidR="009F602D" w:rsidRPr="00210DA8">
        <w:rPr>
          <w:rFonts w:cstheme="minorBidi" w:hint="eastAsia"/>
          <w:sz w:val="22"/>
          <w:highlight w:val="yellow"/>
        </w:rPr>
        <w:t>单轮侧独立</w:t>
      </w:r>
      <w:r w:rsidR="00480566" w:rsidRPr="00210DA8">
        <w:rPr>
          <w:rFonts w:cstheme="minorBidi" w:hint="eastAsia"/>
          <w:sz w:val="22"/>
          <w:highlight w:val="yellow"/>
        </w:rPr>
        <w:t>控制</w:t>
      </w:r>
      <w:r w:rsidR="005A6ECD">
        <w:rPr>
          <w:rFonts w:cstheme="minorBidi" w:hint="eastAsia"/>
          <w:sz w:val="22"/>
          <w:highlight w:val="yellow"/>
        </w:rPr>
        <w:t>，所以</w:t>
      </w:r>
      <w:r w:rsidR="005A6ECD">
        <w:rPr>
          <w:rFonts w:cstheme="minorBidi" w:hint="eastAsia"/>
          <w:sz w:val="22"/>
          <w:highlight w:val="yellow"/>
        </w:rPr>
        <w:t>ARM</w:t>
      </w:r>
      <w:r w:rsidR="005A6ECD">
        <w:rPr>
          <w:rFonts w:cstheme="minorBidi" w:hint="eastAsia"/>
          <w:sz w:val="22"/>
          <w:highlight w:val="yellow"/>
        </w:rPr>
        <w:t>功能不控制空簧</w:t>
      </w:r>
      <w:r w:rsidR="007B69B0" w:rsidRPr="00210DA8">
        <w:rPr>
          <w:rFonts w:cstheme="minorBidi" w:hint="eastAsia"/>
          <w:sz w:val="22"/>
          <w:highlight w:val="yellow"/>
        </w:rPr>
        <w:t>。</w:t>
      </w:r>
    </w:p>
    <w:p w14:paraId="06444928" w14:textId="77777777" w:rsidR="00553CB0" w:rsidRPr="00553CB0" w:rsidRDefault="00553CB0" w:rsidP="00553CB0">
      <w:pPr>
        <w:ind w:firstLine="420"/>
      </w:pPr>
    </w:p>
    <w:p w14:paraId="72DBD0EF" w14:textId="6CB36ED0" w:rsidR="001443C4" w:rsidRDefault="00EE5626">
      <w:pPr>
        <w:pStyle w:val="2"/>
        <w:rPr>
          <w:lang w:val="en-US"/>
        </w:rPr>
      </w:pPr>
      <w:bookmarkStart w:id="106" w:name="_Toc207715813"/>
      <w:r>
        <w:rPr>
          <w:rFonts w:hint="eastAsia"/>
          <w:lang w:val="en-US"/>
        </w:rPr>
        <w:t>功能</w:t>
      </w:r>
      <w:r w:rsidR="00E736D2">
        <w:rPr>
          <w:rFonts w:hint="eastAsia"/>
          <w:lang w:val="en-US"/>
        </w:rPr>
        <w:t>状态机</w:t>
      </w:r>
      <w:bookmarkEnd w:id="106"/>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107" w:name="_Toc207715814"/>
      <w:r>
        <w:rPr>
          <w:rFonts w:hint="eastAsia"/>
        </w:rPr>
        <w:t>功能接口描述</w:t>
      </w:r>
      <w:bookmarkEnd w:id="107"/>
    </w:p>
    <w:p w14:paraId="73F5F3F7" w14:textId="77777777" w:rsidR="00E736D2" w:rsidRDefault="00E736D2" w:rsidP="00E736D2">
      <w:pPr>
        <w:pStyle w:val="3"/>
      </w:pPr>
      <w:bookmarkStart w:id="108" w:name="_Toc207715815"/>
      <w:r>
        <w:rPr>
          <w:rFonts w:hint="eastAsia"/>
        </w:rPr>
        <w:t>总线信号</w:t>
      </w:r>
      <w:bookmarkEnd w:id="108"/>
    </w:p>
    <w:p w14:paraId="3D9D3654" w14:textId="7A6C8B30"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B402E5">
        <w:rPr>
          <w:rFonts w:ascii="Arial" w:eastAsiaTheme="minorEastAsia" w:hAnsi="Arial" w:cs="Arial" w:hint="eastAsia"/>
        </w:rPr>
        <w:t>ARM</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rsidRPr="00035543" w14:paraId="46C6655D" w14:textId="77777777" w:rsidTr="00956CAB">
        <w:tc>
          <w:tcPr>
            <w:tcW w:w="426" w:type="pct"/>
            <w:tcBorders>
              <w:right w:val="single" w:sz="4" w:space="0" w:color="auto"/>
            </w:tcBorders>
            <w:vAlign w:val="center"/>
          </w:tcPr>
          <w:p w14:paraId="37A136C3" w14:textId="245C54A5" w:rsidR="00697A92" w:rsidRPr="00AA456F" w:rsidRDefault="009F5DF7"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3EBEB3D4" w14:textId="438653E8" w:rsidR="00697A92" w:rsidRPr="00AA456F" w:rsidRDefault="00E45A69"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35058F74"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533402AC" w:rsidR="00697A92" w:rsidRPr="00AA456F" w:rsidRDefault="00AA456F" w:rsidP="00697A92">
            <w:pPr>
              <w:spacing w:line="240" w:lineRule="atLeast"/>
              <w:ind w:firstLineChars="0" w:firstLine="0"/>
              <w:rPr>
                <w:rFonts w:ascii="Arial" w:eastAsiaTheme="minorEastAsia" w:hAnsi="Arial" w:cs="Arial"/>
                <w:sz w:val="16"/>
                <w:szCs w:val="16"/>
              </w:rPr>
            </w:pPr>
            <w:proofErr w:type="spellStart"/>
            <w:r w:rsidRPr="00AA456F">
              <w:rPr>
                <w:rFonts w:ascii="Arial" w:eastAsiaTheme="minorEastAsia" w:hAnsi="Arial" w:cs="Arial"/>
                <w:sz w:val="16"/>
                <w:szCs w:val="16"/>
              </w:rPr>
              <w:t>VSESysCtrlModSts</w:t>
            </w:r>
            <w:proofErr w:type="spellEnd"/>
          </w:p>
        </w:tc>
        <w:tc>
          <w:tcPr>
            <w:tcW w:w="844" w:type="pct"/>
            <w:tcBorders>
              <w:left w:val="single" w:sz="4" w:space="0" w:color="auto"/>
            </w:tcBorders>
            <w:vAlign w:val="center"/>
          </w:tcPr>
          <w:p w14:paraId="5BDDC783" w14:textId="7404FE8A" w:rsidR="00697A92" w:rsidRPr="00AA456F" w:rsidRDefault="008D67B4" w:rsidP="00697A92">
            <w:pPr>
              <w:spacing w:line="240" w:lineRule="atLeast"/>
              <w:ind w:firstLineChars="0" w:firstLine="0"/>
              <w:rPr>
                <w:rFonts w:ascii="Arial" w:eastAsiaTheme="minorEastAsia" w:hAnsi="Arial" w:cs="Arial"/>
                <w:sz w:val="16"/>
                <w:szCs w:val="16"/>
              </w:rPr>
            </w:pPr>
            <w:r w:rsidRPr="008D67B4">
              <w:rPr>
                <w:rFonts w:ascii="Arial" w:eastAsiaTheme="minorEastAsia" w:hAnsi="Arial" w:cs="Arial" w:hint="eastAsia"/>
                <w:sz w:val="16"/>
                <w:szCs w:val="16"/>
              </w:rPr>
              <w:t>电子稳定控制系统控制模式状态</w:t>
            </w:r>
          </w:p>
        </w:tc>
        <w:tc>
          <w:tcPr>
            <w:tcW w:w="263" w:type="pct"/>
            <w:tcBorders>
              <w:left w:val="single" w:sz="4" w:space="0" w:color="auto"/>
              <w:right w:val="single" w:sz="4" w:space="0" w:color="auto"/>
            </w:tcBorders>
            <w:vAlign w:val="center"/>
          </w:tcPr>
          <w:p w14:paraId="663BE440" w14:textId="77777777" w:rsidR="00697A92" w:rsidRPr="00AA456F"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AA456F"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16844A2"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$0=CM_YSC_</w:t>
            </w:r>
            <w:commentRangeStart w:id="109"/>
            <w:commentRangeStart w:id="110"/>
            <w:r w:rsidRPr="008D67B4">
              <w:rPr>
                <w:rFonts w:ascii="Arial" w:eastAsiaTheme="minorEastAsia" w:hAnsi="Arial" w:cs="Arial"/>
                <w:color w:val="0000FF"/>
                <w:sz w:val="16"/>
                <w:szCs w:val="16"/>
              </w:rPr>
              <w:t>NORMAL</w:t>
            </w:r>
            <w:commentRangeEnd w:id="109"/>
            <w:r w:rsidR="00797672" w:rsidRPr="008D67B4">
              <w:rPr>
                <w:rStyle w:val="affff4"/>
                <w:rFonts w:ascii="Arial" w:eastAsiaTheme="minorEastAsia" w:hAnsi="Arial" w:cs="Arial"/>
                <w:color w:val="0000FF"/>
                <w:sz w:val="16"/>
                <w:szCs w:val="16"/>
              </w:rPr>
              <w:commentReference w:id="109"/>
            </w:r>
            <w:commentRangeEnd w:id="110"/>
            <w:r w:rsidR="00222AAD" w:rsidRPr="008D67B4">
              <w:rPr>
                <w:rStyle w:val="affff4"/>
                <w:rFonts w:ascii="Arial" w:eastAsiaTheme="minorEastAsia" w:hAnsi="Arial" w:cs="Arial"/>
                <w:color w:val="0000FF"/>
                <w:sz w:val="16"/>
                <w:szCs w:val="16"/>
              </w:rPr>
              <w:commentReference w:id="110"/>
            </w:r>
            <w:r w:rsidRPr="008D67B4">
              <w:rPr>
                <w:rFonts w:ascii="Arial" w:eastAsiaTheme="minorEastAsia" w:hAnsi="Arial" w:cs="Arial"/>
                <w:color w:val="0000FF"/>
                <w:sz w:val="16"/>
                <w:szCs w:val="16"/>
              </w:rPr>
              <w:t>,</w:t>
            </w:r>
          </w:p>
          <w:p w14:paraId="381DCD93"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$1=CM_YSC_ENGINE_ONLY</w:t>
            </w:r>
          </w:p>
          <w:p w14:paraId="6A644842"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$2=CM_YSC_BRAKE_ONLY</w:t>
            </w:r>
          </w:p>
          <w:p w14:paraId="2434ED3C"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lastRenderedPageBreak/>
              <w:t>$3=CM_YSC_ENGINE_ONLY_NO_ARM</w:t>
            </w:r>
          </w:p>
          <w:p w14:paraId="1D7DE7CC"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$4=CM_YSC_BRAKE_ONLY_NO_ARM</w:t>
            </w:r>
          </w:p>
          <w:p w14:paraId="02323E27" w14:textId="77777777" w:rsidR="008D67B4" w:rsidRPr="008D67B4"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$5=CM_YSC_ARM_INHIBIT</w:t>
            </w:r>
          </w:p>
          <w:p w14:paraId="5DACBC73" w14:textId="5C8704C1" w:rsidR="00697A92" w:rsidRPr="00AA456F" w:rsidRDefault="008D67B4" w:rsidP="008D67B4">
            <w:pPr>
              <w:spacing w:line="240" w:lineRule="atLeast"/>
              <w:ind w:firstLineChars="0" w:firstLine="0"/>
              <w:rPr>
                <w:rFonts w:ascii="Arial" w:eastAsiaTheme="minorEastAsia" w:hAnsi="Arial" w:cs="Arial"/>
                <w:color w:val="0000FF"/>
                <w:sz w:val="16"/>
                <w:szCs w:val="16"/>
              </w:rPr>
            </w:pPr>
            <w:r w:rsidRPr="008D67B4">
              <w:rPr>
                <w:rFonts w:ascii="Arial" w:eastAsiaTheme="minorEastAsia" w:hAnsi="Arial" w:cs="Arial"/>
                <w:color w:val="0000FF"/>
                <w:sz w:val="16"/>
                <w:szCs w:val="16"/>
              </w:rPr>
              <w:t>$6=CM_YSC_INHIBIT</w:t>
            </w:r>
          </w:p>
        </w:tc>
      </w:tr>
      <w:tr w:rsidR="00095843" w:rsidRPr="008409CF" w14:paraId="13AE7692" w14:textId="77777777" w:rsidTr="001972ED">
        <w:tc>
          <w:tcPr>
            <w:tcW w:w="426" w:type="pct"/>
            <w:tcBorders>
              <w:right w:val="single" w:sz="4" w:space="0" w:color="auto"/>
            </w:tcBorders>
          </w:tcPr>
          <w:p w14:paraId="6C2A0EE7" w14:textId="4B24BAD7" w:rsidR="00095843" w:rsidRPr="008409CF" w:rsidRDefault="00095843" w:rsidP="00095843">
            <w:pPr>
              <w:spacing w:line="240" w:lineRule="atLeast"/>
              <w:ind w:leftChars="-53" w:left="-12" w:hangingChars="62" w:hanging="99"/>
              <w:rPr>
                <w:rFonts w:ascii="Arial" w:eastAsiaTheme="minorEastAsia" w:hAnsi="Arial" w:cs="Arial"/>
                <w:sz w:val="16"/>
                <w:szCs w:val="16"/>
              </w:rPr>
            </w:pPr>
            <w:r w:rsidRPr="008409CF">
              <w:rPr>
                <w:rFonts w:hint="eastAsia"/>
                <w:sz w:val="16"/>
                <w:szCs w:val="16"/>
              </w:rPr>
              <w:lastRenderedPageBreak/>
              <w:t>VCU</w:t>
            </w:r>
          </w:p>
        </w:tc>
        <w:tc>
          <w:tcPr>
            <w:tcW w:w="304" w:type="pct"/>
            <w:tcBorders>
              <w:right w:val="single" w:sz="4" w:space="0" w:color="auto"/>
            </w:tcBorders>
          </w:tcPr>
          <w:p w14:paraId="248A9AB9" w14:textId="5B20A657" w:rsidR="00095843" w:rsidRPr="008409CF" w:rsidRDefault="00095843" w:rsidP="00095843">
            <w:pPr>
              <w:spacing w:line="240" w:lineRule="atLeast"/>
              <w:ind w:firstLineChars="0" w:firstLine="0"/>
              <w:rPr>
                <w:rFonts w:ascii="Arial" w:eastAsiaTheme="minorEastAsia" w:hAnsi="Arial" w:cs="Arial"/>
                <w:sz w:val="16"/>
                <w:szCs w:val="16"/>
              </w:rPr>
            </w:pPr>
            <w:r w:rsidRPr="008409CF">
              <w:rPr>
                <w:rFonts w:hint="eastAsia"/>
                <w:sz w:val="16"/>
                <w:szCs w:val="16"/>
              </w:rPr>
              <w:t>VMCU</w:t>
            </w:r>
          </w:p>
        </w:tc>
        <w:tc>
          <w:tcPr>
            <w:tcW w:w="375" w:type="pct"/>
            <w:tcBorders>
              <w:right w:val="single" w:sz="4" w:space="0" w:color="auto"/>
            </w:tcBorders>
          </w:tcPr>
          <w:p w14:paraId="745E66C6"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99A347" w14:textId="2CE55212" w:rsidR="00095843" w:rsidRPr="008409CF" w:rsidRDefault="00912632" w:rsidP="00095843">
            <w:pPr>
              <w:spacing w:line="240" w:lineRule="atLeast"/>
              <w:ind w:firstLineChars="0" w:firstLine="0"/>
              <w:rPr>
                <w:rFonts w:ascii="Arial" w:eastAsiaTheme="minorEastAsia" w:hAnsi="Arial" w:cs="Arial"/>
                <w:sz w:val="16"/>
                <w:szCs w:val="16"/>
              </w:rPr>
            </w:pPr>
            <w:proofErr w:type="spellStart"/>
            <w:r w:rsidRPr="00912632">
              <w:rPr>
                <w:sz w:val="16"/>
                <w:szCs w:val="16"/>
              </w:rPr>
              <w:t>DiffLockWrkSts_FD</w:t>
            </w:r>
            <w:proofErr w:type="spellEnd"/>
          </w:p>
        </w:tc>
        <w:tc>
          <w:tcPr>
            <w:tcW w:w="844" w:type="pct"/>
            <w:tcBorders>
              <w:left w:val="single" w:sz="4" w:space="0" w:color="auto"/>
            </w:tcBorders>
          </w:tcPr>
          <w:p w14:paraId="7519C39D" w14:textId="5D169524" w:rsidR="00095843" w:rsidRPr="008409CF" w:rsidRDefault="00E21CBD" w:rsidP="00095843">
            <w:pPr>
              <w:spacing w:line="240" w:lineRule="atLeast"/>
              <w:ind w:firstLineChars="0" w:firstLine="0"/>
              <w:rPr>
                <w:rFonts w:ascii="Arial" w:eastAsiaTheme="minorEastAsia" w:hAnsi="Arial" w:cs="Arial"/>
                <w:sz w:val="16"/>
                <w:szCs w:val="16"/>
              </w:rPr>
            </w:pPr>
            <w:r w:rsidRPr="00E21CBD">
              <w:rPr>
                <w:rFonts w:hint="eastAsia"/>
                <w:sz w:val="16"/>
                <w:szCs w:val="16"/>
              </w:rPr>
              <w:t>差速锁工作状态</w:t>
            </w:r>
          </w:p>
        </w:tc>
        <w:tc>
          <w:tcPr>
            <w:tcW w:w="263" w:type="pct"/>
            <w:tcBorders>
              <w:left w:val="single" w:sz="4" w:space="0" w:color="auto"/>
              <w:right w:val="single" w:sz="4" w:space="0" w:color="auto"/>
            </w:tcBorders>
          </w:tcPr>
          <w:p w14:paraId="787262A8" w14:textId="77777777" w:rsidR="00095843" w:rsidRPr="008409CF" w:rsidRDefault="00095843" w:rsidP="00095843">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73FB45A"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F6BB22" w14:textId="77777777" w:rsidR="00095843" w:rsidRPr="008409CF" w:rsidRDefault="00095843" w:rsidP="00095843">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A2E3D32"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$0=</w:t>
            </w:r>
            <w:r w:rsidRPr="00E21CBD">
              <w:rPr>
                <w:rFonts w:hint="eastAsia"/>
                <w:sz w:val="16"/>
                <w:szCs w:val="16"/>
              </w:rPr>
              <w:t>断开状态</w:t>
            </w:r>
          </w:p>
          <w:p w14:paraId="7AEE63DA"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$1=</w:t>
            </w:r>
            <w:r w:rsidRPr="00E21CBD">
              <w:rPr>
                <w:rFonts w:hint="eastAsia"/>
                <w:sz w:val="16"/>
                <w:szCs w:val="16"/>
              </w:rPr>
              <w:t>闭合状态</w:t>
            </w:r>
          </w:p>
          <w:p w14:paraId="2679A758" w14:textId="77777777" w:rsidR="00E21CBD" w:rsidRPr="00E21CBD" w:rsidRDefault="00E21CBD" w:rsidP="00E21CBD">
            <w:pPr>
              <w:adjustRightInd w:val="0"/>
              <w:snapToGrid w:val="0"/>
              <w:ind w:firstLineChars="0" w:firstLine="0"/>
              <w:rPr>
                <w:sz w:val="16"/>
                <w:szCs w:val="16"/>
              </w:rPr>
            </w:pPr>
            <w:r w:rsidRPr="00E21CBD">
              <w:rPr>
                <w:rFonts w:hint="eastAsia"/>
                <w:sz w:val="16"/>
                <w:szCs w:val="16"/>
              </w:rPr>
              <w:t>$2=</w:t>
            </w:r>
            <w:r w:rsidRPr="00E21CBD">
              <w:rPr>
                <w:rFonts w:hint="eastAsia"/>
                <w:sz w:val="16"/>
                <w:szCs w:val="16"/>
              </w:rPr>
              <w:t>闭合条件不满足</w:t>
            </w:r>
          </w:p>
          <w:p w14:paraId="3175EA68" w14:textId="2415AC45" w:rsidR="00095843" w:rsidRPr="008409CF" w:rsidRDefault="00E21CBD" w:rsidP="00E21CBD">
            <w:pPr>
              <w:spacing w:line="240" w:lineRule="atLeast"/>
              <w:ind w:firstLineChars="0" w:firstLine="0"/>
              <w:rPr>
                <w:rFonts w:ascii="Arial" w:eastAsiaTheme="minorEastAsia" w:hAnsi="Arial" w:cs="Arial"/>
                <w:color w:val="0000FF"/>
                <w:sz w:val="16"/>
                <w:szCs w:val="16"/>
              </w:rPr>
            </w:pPr>
            <w:r w:rsidRPr="00E21CBD">
              <w:rPr>
                <w:rFonts w:hint="eastAsia"/>
                <w:sz w:val="16"/>
                <w:szCs w:val="16"/>
              </w:rPr>
              <w:t>$3=</w:t>
            </w:r>
            <w:r w:rsidRPr="00E21CBD">
              <w:rPr>
                <w:rFonts w:hint="eastAsia"/>
                <w:sz w:val="16"/>
                <w:szCs w:val="16"/>
              </w:rPr>
              <w:t>故障</w:t>
            </w:r>
          </w:p>
        </w:tc>
      </w:tr>
      <w:tr w:rsidR="00196F0A" w14:paraId="08720DAF" w14:textId="77777777">
        <w:tc>
          <w:tcPr>
            <w:tcW w:w="426" w:type="pct"/>
            <w:tcBorders>
              <w:right w:val="single" w:sz="4" w:space="0" w:color="auto"/>
            </w:tcBorders>
            <w:vAlign w:val="center"/>
          </w:tcPr>
          <w:p w14:paraId="720C88DB" w14:textId="66C9A576" w:rsidR="00196F0A" w:rsidRPr="00E552AE" w:rsidRDefault="00196F0A" w:rsidP="00196F0A">
            <w:pPr>
              <w:spacing w:line="240" w:lineRule="atLeast"/>
              <w:ind w:leftChars="-53" w:left="-12" w:hangingChars="62" w:hanging="99"/>
              <w:rPr>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65EB21C8" w14:textId="60DD7D3A" w:rsidR="00196F0A" w:rsidRPr="00E552AE" w:rsidRDefault="00196F0A" w:rsidP="00196F0A">
            <w:pPr>
              <w:spacing w:line="240" w:lineRule="atLeast"/>
              <w:ind w:firstLineChars="0" w:firstLine="0"/>
              <w:rPr>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087BE8F9"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14A560D7" w14:textId="6AEE6A66" w:rsidR="00196F0A" w:rsidRPr="00E552AE" w:rsidRDefault="00196F0A" w:rsidP="00196F0A">
            <w:pPr>
              <w:spacing w:line="240" w:lineRule="atLeast"/>
              <w:ind w:firstLineChars="0" w:firstLine="0"/>
              <w:rPr>
                <w:sz w:val="16"/>
                <w:szCs w:val="16"/>
                <w:highlight w:val="cyan"/>
              </w:rPr>
            </w:pPr>
            <w:proofErr w:type="spellStart"/>
            <w:r w:rsidRPr="00E552AE">
              <w:rPr>
                <w:rFonts w:hint="eastAsia"/>
                <w:sz w:val="16"/>
                <w:szCs w:val="16"/>
                <w:highlight w:val="cyan"/>
              </w:rPr>
              <w:t>BrakeDiskOverHeat</w:t>
            </w:r>
            <w:proofErr w:type="spellEnd"/>
          </w:p>
        </w:tc>
        <w:tc>
          <w:tcPr>
            <w:tcW w:w="844" w:type="pct"/>
            <w:tcBorders>
              <w:left w:val="single" w:sz="4" w:space="0" w:color="auto"/>
            </w:tcBorders>
            <w:vAlign w:val="center"/>
          </w:tcPr>
          <w:p w14:paraId="2780DD6A" w14:textId="36682F96" w:rsidR="00196F0A" w:rsidRPr="00E552AE" w:rsidRDefault="00196F0A" w:rsidP="00196F0A">
            <w:pPr>
              <w:spacing w:line="240" w:lineRule="atLeast"/>
              <w:ind w:firstLineChars="0" w:firstLine="0"/>
              <w:rPr>
                <w:sz w:val="16"/>
                <w:szCs w:val="16"/>
                <w:highlight w:val="cyan"/>
              </w:rPr>
            </w:pPr>
            <w:r w:rsidRPr="00E552AE">
              <w:rPr>
                <w:rFonts w:hint="eastAsia"/>
                <w:sz w:val="16"/>
                <w:szCs w:val="16"/>
                <w:highlight w:val="cyan"/>
              </w:rPr>
              <w:t>表征制动卡盘是否过热</w:t>
            </w:r>
          </w:p>
        </w:tc>
        <w:tc>
          <w:tcPr>
            <w:tcW w:w="263" w:type="pct"/>
            <w:tcBorders>
              <w:left w:val="single" w:sz="4" w:space="0" w:color="auto"/>
              <w:right w:val="single" w:sz="4" w:space="0" w:color="auto"/>
            </w:tcBorders>
            <w:vAlign w:val="center"/>
          </w:tcPr>
          <w:p w14:paraId="15BB0606" w14:textId="77777777" w:rsidR="00196F0A" w:rsidRPr="00E552AE" w:rsidRDefault="00196F0A" w:rsidP="00196F0A">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2E2D7D7"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137F2DC6" w14:textId="77777777" w:rsidR="00196F0A" w:rsidRPr="00E552AE" w:rsidRDefault="00196F0A" w:rsidP="00196F0A">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7D7A2E11" w14:textId="31FB4F3E" w:rsidR="00196F0A" w:rsidRPr="00E552AE" w:rsidRDefault="00196F0A" w:rsidP="00196F0A">
            <w:pPr>
              <w:spacing w:line="240" w:lineRule="atLeast"/>
              <w:ind w:firstLineChars="0" w:firstLine="0"/>
              <w:rPr>
                <w:rFonts w:ascii="Arial" w:eastAsiaTheme="minorEastAsia" w:hAnsi="Arial" w:cs="Arial"/>
                <w:color w:val="0000FF"/>
                <w:sz w:val="16"/>
                <w:szCs w:val="16"/>
                <w:highlight w:val="cyan"/>
              </w:rPr>
            </w:pPr>
            <w:r w:rsidRPr="00E552AE">
              <w:rPr>
                <w:rFonts w:ascii="Arial" w:eastAsiaTheme="minorEastAsia" w:hAnsi="Arial" w:cs="Arial"/>
                <w:color w:val="0000FF"/>
                <w:sz w:val="16"/>
                <w:szCs w:val="16"/>
                <w:highlight w:val="cyan"/>
              </w:rPr>
              <w:t xml:space="preserve">0x0: </w:t>
            </w:r>
            <w:r w:rsidR="008C1BBB" w:rsidRPr="00E552AE">
              <w:rPr>
                <w:rFonts w:ascii="Arial" w:eastAsiaTheme="minorEastAsia" w:hAnsi="Arial" w:cs="Arial" w:hint="eastAsia"/>
                <w:color w:val="0000FF"/>
                <w:sz w:val="16"/>
                <w:szCs w:val="16"/>
                <w:highlight w:val="cyan"/>
              </w:rPr>
              <w:t>Not High</w:t>
            </w:r>
          </w:p>
          <w:p w14:paraId="110BB02B" w14:textId="69B4E581" w:rsidR="00196F0A" w:rsidRPr="00E552AE" w:rsidRDefault="00196F0A" w:rsidP="00196F0A">
            <w:pPr>
              <w:adjustRightInd w:val="0"/>
              <w:snapToGrid w:val="0"/>
              <w:ind w:firstLineChars="0" w:firstLine="0"/>
              <w:rPr>
                <w:sz w:val="16"/>
                <w:szCs w:val="16"/>
                <w:highlight w:val="cyan"/>
              </w:rPr>
            </w:pPr>
            <w:r w:rsidRPr="00E552AE">
              <w:rPr>
                <w:rFonts w:ascii="Arial" w:eastAsiaTheme="minorEastAsia" w:hAnsi="Arial" w:cs="Arial"/>
                <w:color w:val="0000FF"/>
                <w:sz w:val="16"/>
                <w:szCs w:val="16"/>
                <w:highlight w:val="cyan"/>
              </w:rPr>
              <w:t xml:space="preserve">0x1: </w:t>
            </w:r>
            <w:r w:rsidR="008C1BBB" w:rsidRPr="00E552AE">
              <w:rPr>
                <w:rFonts w:ascii="Arial" w:eastAsiaTheme="minorEastAsia" w:hAnsi="Arial" w:cs="Arial" w:hint="eastAsia"/>
                <w:color w:val="0000FF"/>
                <w:sz w:val="16"/>
                <w:szCs w:val="16"/>
                <w:highlight w:val="cyan"/>
              </w:rPr>
              <w:t>Temp too high</w:t>
            </w:r>
          </w:p>
        </w:tc>
      </w:tr>
      <w:tr w:rsidR="00125AEB" w14:paraId="4B75BAAE" w14:textId="77777777">
        <w:tc>
          <w:tcPr>
            <w:tcW w:w="426" w:type="pct"/>
            <w:tcBorders>
              <w:right w:val="single" w:sz="4" w:space="0" w:color="auto"/>
            </w:tcBorders>
            <w:vAlign w:val="center"/>
          </w:tcPr>
          <w:p w14:paraId="64A107AA" w14:textId="55404ABE"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10B00018" w14:textId="1E8049B2"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4B004B72"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655B2D21" w14:textId="54EDD5CC"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FL</w:t>
            </w:r>
            <w:proofErr w:type="spellEnd"/>
          </w:p>
        </w:tc>
        <w:tc>
          <w:tcPr>
            <w:tcW w:w="844" w:type="pct"/>
            <w:tcBorders>
              <w:left w:val="single" w:sz="4" w:space="0" w:color="auto"/>
            </w:tcBorders>
            <w:vAlign w:val="center"/>
          </w:tcPr>
          <w:p w14:paraId="75DF2739" w14:textId="0E8E40D6"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FL</w:t>
            </w:r>
          </w:p>
        </w:tc>
        <w:tc>
          <w:tcPr>
            <w:tcW w:w="263" w:type="pct"/>
            <w:tcBorders>
              <w:left w:val="single" w:sz="4" w:space="0" w:color="auto"/>
              <w:right w:val="single" w:sz="4" w:space="0" w:color="auto"/>
            </w:tcBorders>
            <w:vAlign w:val="center"/>
          </w:tcPr>
          <w:p w14:paraId="0CF0A68D"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073237F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2C9A59F9"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387A6B5E" w14:textId="77777777" w:rsidR="00125AEB" w:rsidRPr="00E552AE" w:rsidRDefault="00B04598" w:rsidP="00125AEB">
            <w:pPr>
              <w:spacing w:line="240" w:lineRule="atLeast"/>
              <w:ind w:firstLineChars="0" w:firstLine="0"/>
              <w:rPr>
                <w:rFonts w:ascii="Arial" w:eastAsiaTheme="minorEastAsia" w:hAnsi="Arial" w:cs="Arial"/>
                <w:color w:val="0000FF"/>
                <w:sz w:val="16"/>
                <w:szCs w:val="16"/>
                <w:highlight w:val="cyan"/>
              </w:rPr>
            </w:pPr>
            <w:commentRangeStart w:id="111"/>
            <w:commentRangeStart w:id="112"/>
            <w:commentRangeEnd w:id="111"/>
            <w:r w:rsidRPr="00E552AE">
              <w:rPr>
                <w:rStyle w:val="affff4"/>
                <w:rFonts w:ascii="Arial" w:eastAsiaTheme="minorEastAsia" w:hAnsi="Arial" w:cs="Arial"/>
                <w:color w:val="0000FF"/>
                <w:sz w:val="16"/>
                <w:szCs w:val="16"/>
                <w:highlight w:val="cyan"/>
              </w:rPr>
              <w:commentReference w:id="111"/>
            </w:r>
            <w:commentRangeEnd w:id="112"/>
            <w:r w:rsidR="007B5973" w:rsidRPr="00E552AE">
              <w:rPr>
                <w:rStyle w:val="affff4"/>
                <w:rFonts w:ascii="Arial" w:eastAsiaTheme="minorEastAsia" w:hAnsi="Arial" w:cs="Arial"/>
                <w:color w:val="0000FF"/>
                <w:sz w:val="16"/>
                <w:szCs w:val="16"/>
                <w:highlight w:val="cyan"/>
              </w:rPr>
              <w:commentReference w:id="112"/>
            </w:r>
          </w:p>
        </w:tc>
      </w:tr>
      <w:tr w:rsidR="00125AEB" w14:paraId="289D00DA" w14:textId="77777777">
        <w:tc>
          <w:tcPr>
            <w:tcW w:w="426" w:type="pct"/>
            <w:tcBorders>
              <w:right w:val="single" w:sz="4" w:space="0" w:color="auto"/>
            </w:tcBorders>
            <w:vAlign w:val="center"/>
          </w:tcPr>
          <w:p w14:paraId="7B6B8449" w14:textId="0BF4BE4C"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66BEE7B8" w14:textId="4735210E"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44CC59C8"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6E9D229F" w14:textId="0ACE609E"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FR</w:t>
            </w:r>
            <w:proofErr w:type="spellEnd"/>
          </w:p>
        </w:tc>
        <w:tc>
          <w:tcPr>
            <w:tcW w:w="844" w:type="pct"/>
            <w:tcBorders>
              <w:left w:val="single" w:sz="4" w:space="0" w:color="auto"/>
            </w:tcBorders>
            <w:vAlign w:val="center"/>
          </w:tcPr>
          <w:p w14:paraId="1D462D38" w14:textId="15122C10"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FR</w:t>
            </w:r>
          </w:p>
        </w:tc>
        <w:tc>
          <w:tcPr>
            <w:tcW w:w="263" w:type="pct"/>
            <w:tcBorders>
              <w:left w:val="single" w:sz="4" w:space="0" w:color="auto"/>
              <w:right w:val="single" w:sz="4" w:space="0" w:color="auto"/>
            </w:tcBorders>
            <w:vAlign w:val="center"/>
          </w:tcPr>
          <w:p w14:paraId="28416FC6"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7169BBC5"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0055614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66821CF0"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42A87315" w14:textId="77777777">
        <w:tc>
          <w:tcPr>
            <w:tcW w:w="426" w:type="pct"/>
            <w:tcBorders>
              <w:right w:val="single" w:sz="4" w:space="0" w:color="auto"/>
            </w:tcBorders>
            <w:vAlign w:val="center"/>
          </w:tcPr>
          <w:p w14:paraId="7A70CE4C" w14:textId="2985539F"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54A72EB9" w14:textId="7AE5C52A"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2CB84573"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344D293D" w14:textId="4BB15873"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RL</w:t>
            </w:r>
            <w:proofErr w:type="spellEnd"/>
          </w:p>
        </w:tc>
        <w:tc>
          <w:tcPr>
            <w:tcW w:w="844" w:type="pct"/>
            <w:tcBorders>
              <w:left w:val="single" w:sz="4" w:space="0" w:color="auto"/>
            </w:tcBorders>
            <w:vAlign w:val="center"/>
          </w:tcPr>
          <w:p w14:paraId="0F33E88C" w14:textId="7616348B"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RL</w:t>
            </w:r>
          </w:p>
        </w:tc>
        <w:tc>
          <w:tcPr>
            <w:tcW w:w="263" w:type="pct"/>
            <w:tcBorders>
              <w:left w:val="single" w:sz="4" w:space="0" w:color="auto"/>
              <w:right w:val="single" w:sz="4" w:space="0" w:color="auto"/>
            </w:tcBorders>
            <w:vAlign w:val="center"/>
          </w:tcPr>
          <w:p w14:paraId="556CFF1A"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518363C8"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3897D99B"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3483E301"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03E52D2E" w14:textId="77777777">
        <w:tc>
          <w:tcPr>
            <w:tcW w:w="426" w:type="pct"/>
            <w:tcBorders>
              <w:right w:val="single" w:sz="4" w:space="0" w:color="auto"/>
            </w:tcBorders>
            <w:vAlign w:val="center"/>
          </w:tcPr>
          <w:p w14:paraId="18997647" w14:textId="053718B9" w:rsidR="00125AEB" w:rsidRPr="00E552AE" w:rsidRDefault="00125AEB" w:rsidP="00125AEB">
            <w:pPr>
              <w:spacing w:line="240" w:lineRule="atLeast"/>
              <w:ind w:leftChars="-53" w:left="-12" w:hangingChars="62" w:hanging="99"/>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制动</w:t>
            </w:r>
          </w:p>
        </w:tc>
        <w:tc>
          <w:tcPr>
            <w:tcW w:w="304" w:type="pct"/>
            <w:tcBorders>
              <w:right w:val="single" w:sz="4" w:space="0" w:color="auto"/>
            </w:tcBorders>
            <w:vAlign w:val="center"/>
          </w:tcPr>
          <w:p w14:paraId="525B3019" w14:textId="2DBC3073" w:rsidR="00125AEB" w:rsidRPr="00E552AE" w:rsidRDefault="00125AEB" w:rsidP="00125AEB">
            <w:pPr>
              <w:spacing w:line="240" w:lineRule="atLeast"/>
              <w:ind w:firstLineChars="0" w:firstLine="0"/>
              <w:rPr>
                <w:rFonts w:ascii="Arial" w:eastAsiaTheme="minorEastAsia" w:hAnsi="Arial" w:cs="Arial"/>
                <w:sz w:val="16"/>
                <w:szCs w:val="16"/>
                <w:highlight w:val="cyan"/>
              </w:rPr>
            </w:pPr>
            <w:r w:rsidRPr="00E552AE">
              <w:rPr>
                <w:rFonts w:ascii="Arial" w:eastAsiaTheme="minorEastAsia" w:hAnsi="Arial" w:cs="Arial" w:hint="eastAsia"/>
                <w:sz w:val="16"/>
                <w:szCs w:val="16"/>
                <w:highlight w:val="cyan"/>
              </w:rPr>
              <w:t>VMCU</w:t>
            </w:r>
          </w:p>
        </w:tc>
        <w:tc>
          <w:tcPr>
            <w:tcW w:w="375" w:type="pct"/>
            <w:tcBorders>
              <w:right w:val="single" w:sz="4" w:space="0" w:color="auto"/>
            </w:tcBorders>
          </w:tcPr>
          <w:p w14:paraId="0F5112AA"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32" w:type="pct"/>
            <w:tcBorders>
              <w:right w:val="single" w:sz="4" w:space="0" w:color="auto"/>
            </w:tcBorders>
            <w:vAlign w:val="center"/>
          </w:tcPr>
          <w:p w14:paraId="3445C698" w14:textId="395CD6F3" w:rsidR="00125AEB" w:rsidRPr="00E552AE" w:rsidRDefault="00125AEB" w:rsidP="00125AEB">
            <w:pPr>
              <w:spacing w:line="240" w:lineRule="atLeast"/>
              <w:ind w:firstLineChars="0" w:firstLine="0"/>
              <w:rPr>
                <w:sz w:val="16"/>
                <w:szCs w:val="16"/>
                <w:highlight w:val="cyan"/>
              </w:rPr>
            </w:pPr>
            <w:proofErr w:type="spellStart"/>
            <w:r w:rsidRPr="00E552AE">
              <w:rPr>
                <w:sz w:val="16"/>
                <w:szCs w:val="16"/>
                <w:highlight w:val="cyan"/>
              </w:rPr>
              <w:t>ABSAtv_</w:t>
            </w:r>
            <w:r w:rsidRPr="00E552AE">
              <w:rPr>
                <w:rFonts w:hint="eastAsia"/>
                <w:sz w:val="16"/>
                <w:szCs w:val="16"/>
                <w:highlight w:val="cyan"/>
              </w:rPr>
              <w:t>RR</w:t>
            </w:r>
            <w:proofErr w:type="spellEnd"/>
          </w:p>
        </w:tc>
        <w:tc>
          <w:tcPr>
            <w:tcW w:w="844" w:type="pct"/>
            <w:tcBorders>
              <w:left w:val="single" w:sz="4" w:space="0" w:color="auto"/>
            </w:tcBorders>
            <w:vAlign w:val="center"/>
          </w:tcPr>
          <w:p w14:paraId="73E08FF4" w14:textId="11598590" w:rsidR="00125AEB" w:rsidRPr="00E552AE" w:rsidRDefault="00125AEB" w:rsidP="00125AEB">
            <w:pPr>
              <w:spacing w:line="240" w:lineRule="atLeast"/>
              <w:ind w:firstLineChars="0" w:firstLine="0"/>
              <w:rPr>
                <w:sz w:val="16"/>
                <w:szCs w:val="16"/>
                <w:highlight w:val="cyan"/>
              </w:rPr>
            </w:pPr>
            <w:r w:rsidRPr="00E552AE">
              <w:rPr>
                <w:rFonts w:hint="eastAsia"/>
                <w:sz w:val="16"/>
                <w:szCs w:val="16"/>
                <w:highlight w:val="cyan"/>
              </w:rPr>
              <w:t>单轮</w:t>
            </w:r>
            <w:r w:rsidRPr="00E552AE">
              <w:rPr>
                <w:rFonts w:hint="eastAsia"/>
                <w:sz w:val="16"/>
                <w:szCs w:val="16"/>
                <w:highlight w:val="cyan"/>
              </w:rPr>
              <w:t>ABS</w:t>
            </w:r>
            <w:r w:rsidRPr="00E552AE">
              <w:rPr>
                <w:rFonts w:hint="eastAsia"/>
                <w:sz w:val="16"/>
                <w:szCs w:val="16"/>
                <w:highlight w:val="cyan"/>
              </w:rPr>
              <w:t>激活标志位</w:t>
            </w:r>
            <w:r w:rsidRPr="00E552AE">
              <w:rPr>
                <w:rFonts w:hint="eastAsia"/>
                <w:sz w:val="16"/>
                <w:szCs w:val="16"/>
                <w:highlight w:val="cyan"/>
              </w:rPr>
              <w:t>RR</w:t>
            </w:r>
          </w:p>
        </w:tc>
        <w:tc>
          <w:tcPr>
            <w:tcW w:w="263" w:type="pct"/>
            <w:tcBorders>
              <w:left w:val="single" w:sz="4" w:space="0" w:color="auto"/>
              <w:right w:val="single" w:sz="4" w:space="0" w:color="auto"/>
            </w:tcBorders>
            <w:vAlign w:val="center"/>
          </w:tcPr>
          <w:p w14:paraId="08FF8293" w14:textId="77777777" w:rsidR="00125AEB" w:rsidRPr="00E552AE" w:rsidRDefault="00125AEB" w:rsidP="00125AEB">
            <w:pPr>
              <w:spacing w:line="240" w:lineRule="atLeast"/>
              <w:ind w:leftChars="-18" w:left="-6" w:hangingChars="20" w:hanging="32"/>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D40E97D"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263" w:type="pct"/>
            <w:tcBorders>
              <w:left w:val="single" w:sz="4" w:space="0" w:color="auto"/>
              <w:right w:val="single" w:sz="4" w:space="0" w:color="auto"/>
            </w:tcBorders>
          </w:tcPr>
          <w:p w14:paraId="4E4A4111" w14:textId="77777777" w:rsidR="00125AEB" w:rsidRPr="00E552AE" w:rsidRDefault="00125AEB" w:rsidP="00125AEB">
            <w:pPr>
              <w:spacing w:line="240" w:lineRule="atLeast"/>
              <w:ind w:firstLineChars="0" w:firstLine="0"/>
              <w:rPr>
                <w:rFonts w:ascii="Arial" w:eastAsiaTheme="minorEastAsia" w:hAnsi="Arial" w:cs="Arial"/>
                <w:sz w:val="16"/>
                <w:szCs w:val="16"/>
                <w:highlight w:val="cyan"/>
              </w:rPr>
            </w:pPr>
          </w:p>
        </w:tc>
        <w:tc>
          <w:tcPr>
            <w:tcW w:w="1129" w:type="pct"/>
            <w:tcBorders>
              <w:left w:val="single" w:sz="4" w:space="0" w:color="auto"/>
              <w:right w:val="single" w:sz="4" w:space="0" w:color="auto"/>
            </w:tcBorders>
            <w:vAlign w:val="center"/>
          </w:tcPr>
          <w:p w14:paraId="11AF0F28" w14:textId="77777777" w:rsidR="00125AEB" w:rsidRPr="00E552AE" w:rsidRDefault="00125AEB" w:rsidP="00125AEB">
            <w:pPr>
              <w:spacing w:line="240" w:lineRule="atLeast"/>
              <w:ind w:firstLineChars="0" w:firstLine="0"/>
              <w:rPr>
                <w:rFonts w:ascii="Arial" w:eastAsiaTheme="minorEastAsia" w:hAnsi="Arial" w:cs="Arial"/>
                <w:color w:val="0000FF"/>
                <w:sz w:val="16"/>
                <w:szCs w:val="16"/>
                <w:highlight w:val="cyan"/>
              </w:rPr>
            </w:pPr>
          </w:p>
        </w:tc>
      </w:tr>
      <w:tr w:rsidR="00125AEB" w14:paraId="49AAF9C9" w14:textId="77777777" w:rsidTr="00956CAB">
        <w:tc>
          <w:tcPr>
            <w:tcW w:w="426" w:type="pct"/>
            <w:tcBorders>
              <w:right w:val="single" w:sz="4" w:space="0" w:color="auto"/>
            </w:tcBorders>
            <w:vAlign w:val="center"/>
          </w:tcPr>
          <w:p w14:paraId="066EA6D2" w14:textId="77777777"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B20CAE" w:rsidRDefault="00125AEB" w:rsidP="00125AEB">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VehSpdAvgDrvn_ABS</w:t>
            </w:r>
            <w:proofErr w:type="spellEnd"/>
          </w:p>
        </w:tc>
        <w:tc>
          <w:tcPr>
            <w:tcW w:w="844" w:type="pct"/>
            <w:tcBorders>
              <w:left w:val="single" w:sz="4" w:space="0" w:color="auto"/>
            </w:tcBorders>
            <w:vAlign w:val="center"/>
          </w:tcPr>
          <w:p w14:paraId="250F6B79" w14:textId="77777777"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E=N*0.015625</w:t>
            </w:r>
          </w:p>
        </w:tc>
      </w:tr>
      <w:tr w:rsidR="00125AEB" w14:paraId="7B932BE6" w14:textId="77777777" w:rsidTr="001972ED">
        <w:tc>
          <w:tcPr>
            <w:tcW w:w="426" w:type="pct"/>
            <w:tcBorders>
              <w:right w:val="single" w:sz="4" w:space="0" w:color="auto"/>
            </w:tcBorders>
            <w:vAlign w:val="center"/>
          </w:tcPr>
          <w:p w14:paraId="723ED220" w14:textId="6F9F9099"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SBW</w:t>
            </w:r>
            <w:r w:rsidR="003C7DC3">
              <w:rPr>
                <w:rFonts w:hint="eastAsia"/>
                <w:sz w:val="16"/>
                <w:szCs w:val="16"/>
              </w:rPr>
              <w:t>/EPS</w:t>
            </w:r>
          </w:p>
        </w:tc>
        <w:tc>
          <w:tcPr>
            <w:tcW w:w="304" w:type="pct"/>
            <w:tcBorders>
              <w:right w:val="single" w:sz="4" w:space="0" w:color="auto"/>
            </w:tcBorders>
            <w:vAlign w:val="center"/>
          </w:tcPr>
          <w:p w14:paraId="6F0FFDFF" w14:textId="32D0959C"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9020E3"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B20CAE" w:rsidRDefault="00125AEB" w:rsidP="00125AEB">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StrWhAng</w:t>
            </w:r>
            <w:proofErr w:type="spellEnd"/>
          </w:p>
        </w:tc>
        <w:tc>
          <w:tcPr>
            <w:tcW w:w="844" w:type="pct"/>
            <w:tcBorders>
              <w:left w:val="single" w:sz="4" w:space="0" w:color="auto"/>
            </w:tcBorders>
            <w:vAlign w:val="center"/>
          </w:tcPr>
          <w:p w14:paraId="55C4F205" w14:textId="628F7198"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方向盘</w:t>
            </w:r>
            <w:commentRangeStart w:id="113"/>
            <w:commentRangeStart w:id="114"/>
            <w:commentRangeStart w:id="115"/>
            <w:r w:rsidRPr="00BE7670">
              <w:rPr>
                <w:rFonts w:hint="eastAsia"/>
                <w:sz w:val="16"/>
                <w:szCs w:val="16"/>
              </w:rPr>
              <w:t>角度</w:t>
            </w:r>
            <w:commentRangeEnd w:id="113"/>
            <w:r w:rsidR="00092C70" w:rsidRPr="00B20CAE">
              <w:rPr>
                <w:rStyle w:val="affff4"/>
                <w:rFonts w:ascii="Arial" w:eastAsiaTheme="minorEastAsia" w:hAnsi="Arial" w:cs="Arial"/>
                <w:sz w:val="16"/>
                <w:szCs w:val="16"/>
              </w:rPr>
              <w:commentReference w:id="113"/>
            </w:r>
            <w:commentRangeEnd w:id="114"/>
            <w:r w:rsidR="00B27D77" w:rsidRPr="00B20CAE">
              <w:rPr>
                <w:rStyle w:val="affff4"/>
                <w:rFonts w:ascii="Arial" w:eastAsiaTheme="minorEastAsia" w:hAnsi="Arial" w:cs="Arial"/>
                <w:sz w:val="16"/>
                <w:szCs w:val="16"/>
              </w:rPr>
              <w:commentReference w:id="114"/>
            </w:r>
            <w:commentRangeEnd w:id="115"/>
            <w:r w:rsidR="000F0C32" w:rsidRPr="00B20CAE">
              <w:rPr>
                <w:rStyle w:val="affff4"/>
                <w:rFonts w:ascii="Arial" w:eastAsiaTheme="minorEastAsia" w:hAnsi="Arial" w:cs="Arial"/>
                <w:sz w:val="16"/>
                <w:szCs w:val="16"/>
              </w:rPr>
              <w:commentReference w:id="115"/>
            </w:r>
          </w:p>
        </w:tc>
        <w:tc>
          <w:tcPr>
            <w:tcW w:w="263" w:type="pct"/>
            <w:tcBorders>
              <w:left w:val="single" w:sz="4" w:space="0" w:color="auto"/>
              <w:right w:val="single" w:sz="4" w:space="0" w:color="auto"/>
            </w:tcBorders>
            <w:vAlign w:val="center"/>
          </w:tcPr>
          <w:p w14:paraId="7F859F86"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F36000">
              <w:rPr>
                <w:sz w:val="16"/>
                <w:szCs w:val="16"/>
              </w:rPr>
              <w:t>E=N*0.0625</w:t>
            </w:r>
          </w:p>
        </w:tc>
      </w:tr>
      <w:tr w:rsidR="00125AEB" w14:paraId="29B8E3A9" w14:textId="77777777" w:rsidTr="001972ED">
        <w:tc>
          <w:tcPr>
            <w:tcW w:w="426" w:type="pct"/>
            <w:tcBorders>
              <w:right w:val="single" w:sz="4" w:space="0" w:color="auto"/>
            </w:tcBorders>
            <w:vAlign w:val="center"/>
          </w:tcPr>
          <w:p w14:paraId="40720233" w14:textId="361E838E" w:rsidR="00125AEB" w:rsidRPr="00BE7670" w:rsidRDefault="003C7DC3" w:rsidP="00125AEB">
            <w:pPr>
              <w:spacing w:line="240" w:lineRule="atLeast"/>
              <w:ind w:leftChars="-53" w:left="-12" w:hangingChars="62" w:hanging="99"/>
              <w:rPr>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BE7670" w:rsidRDefault="00125AEB" w:rsidP="00125AEB">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BE7670" w:rsidRDefault="00920244" w:rsidP="00125AEB">
            <w:pPr>
              <w:spacing w:line="240" w:lineRule="atLeast"/>
              <w:ind w:firstLineChars="0" w:firstLine="0"/>
              <w:rPr>
                <w:sz w:val="16"/>
                <w:szCs w:val="16"/>
              </w:rPr>
            </w:pPr>
            <w:proofErr w:type="spellStart"/>
            <w:r w:rsidRPr="00920244">
              <w:rPr>
                <w:rFonts w:ascii="Arial" w:eastAsiaTheme="minorEastAsia" w:hAnsi="Arial" w:cs="Arial"/>
                <w:sz w:val="16"/>
                <w:szCs w:val="16"/>
              </w:rPr>
              <w:t>ADASLongAcc</w:t>
            </w:r>
            <w:proofErr w:type="spellEnd"/>
          </w:p>
        </w:tc>
        <w:tc>
          <w:tcPr>
            <w:tcW w:w="844" w:type="pct"/>
            <w:tcBorders>
              <w:left w:val="single" w:sz="4" w:space="0" w:color="auto"/>
            </w:tcBorders>
            <w:vAlign w:val="center"/>
          </w:tcPr>
          <w:p w14:paraId="1AB6352E" w14:textId="7FAE3645" w:rsidR="00125AEB" w:rsidRPr="00BE7670" w:rsidRDefault="00125AEB" w:rsidP="00125AEB">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36000" w:rsidRDefault="00125AEB" w:rsidP="00125AEB">
            <w:pPr>
              <w:spacing w:line="240" w:lineRule="atLeast"/>
              <w:ind w:firstLineChars="0" w:firstLine="0"/>
              <w:rPr>
                <w:sz w:val="16"/>
                <w:szCs w:val="16"/>
              </w:rPr>
            </w:pPr>
          </w:p>
        </w:tc>
      </w:tr>
      <w:tr w:rsidR="00125AEB" w14:paraId="30B0FAB7" w14:textId="77777777" w:rsidTr="00956CAB">
        <w:tc>
          <w:tcPr>
            <w:tcW w:w="426" w:type="pct"/>
            <w:tcBorders>
              <w:right w:val="single" w:sz="4" w:space="0" w:color="auto"/>
            </w:tcBorders>
            <w:vAlign w:val="center"/>
          </w:tcPr>
          <w:p w14:paraId="3F3D77AD" w14:textId="6B674432" w:rsidR="00125AEB" w:rsidRPr="00B20CAE" w:rsidRDefault="003C7DC3" w:rsidP="00125AEB">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B20CAE" w:rsidRDefault="00920244" w:rsidP="00125AEB">
            <w:pPr>
              <w:spacing w:line="240" w:lineRule="atLeast"/>
              <w:ind w:firstLineChars="0" w:firstLine="0"/>
              <w:rPr>
                <w:rFonts w:ascii="Arial" w:eastAsiaTheme="minorEastAsia" w:hAnsi="Arial" w:cs="Arial"/>
                <w:sz w:val="16"/>
                <w:szCs w:val="16"/>
              </w:rPr>
            </w:pPr>
            <w:proofErr w:type="spellStart"/>
            <w:r w:rsidRPr="00920244">
              <w:rPr>
                <w:rFonts w:ascii="Arial" w:eastAsiaTheme="minorEastAsia" w:hAnsi="Arial" w:cs="Arial"/>
                <w:sz w:val="16"/>
                <w:szCs w:val="16"/>
              </w:rPr>
              <w:t>ADASLongAccV</w:t>
            </w:r>
            <w:proofErr w:type="spellEnd"/>
          </w:p>
        </w:tc>
        <w:tc>
          <w:tcPr>
            <w:tcW w:w="844" w:type="pct"/>
            <w:tcBorders>
              <w:left w:val="single" w:sz="4" w:space="0" w:color="auto"/>
            </w:tcBorders>
            <w:vAlign w:val="center"/>
          </w:tcPr>
          <w:p w14:paraId="267CB8A6" w14:textId="531A03FC" w:rsidR="00125AEB" w:rsidRPr="00B20CAE" w:rsidRDefault="00125AEB" w:rsidP="00125AEB">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B20CAE" w:rsidRDefault="00125AEB" w:rsidP="00125AEB">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125AEB" w:rsidRPr="00B20CAE" w:rsidRDefault="00125AEB" w:rsidP="00125AEB">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125AEB" w14:paraId="1AD60F03" w14:textId="77777777" w:rsidTr="001972ED">
        <w:tc>
          <w:tcPr>
            <w:tcW w:w="426" w:type="pct"/>
            <w:tcBorders>
              <w:right w:val="single" w:sz="4" w:space="0" w:color="auto"/>
            </w:tcBorders>
            <w:vAlign w:val="center"/>
          </w:tcPr>
          <w:p w14:paraId="44040711" w14:textId="45DE9B17"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B20CAE" w:rsidRDefault="00AD28AE" w:rsidP="00125AEB">
            <w:pPr>
              <w:spacing w:line="240" w:lineRule="atLeast"/>
              <w:ind w:firstLineChars="0" w:firstLine="0"/>
              <w:rPr>
                <w:rFonts w:ascii="Arial" w:eastAsiaTheme="minorEastAsia" w:hAnsi="Arial" w:cs="Arial"/>
                <w:sz w:val="16"/>
                <w:szCs w:val="16"/>
              </w:rPr>
            </w:pPr>
            <w:proofErr w:type="spellStart"/>
            <w:r w:rsidRPr="00AD28AE">
              <w:rPr>
                <w:sz w:val="16"/>
                <w:szCs w:val="16"/>
              </w:rPr>
              <w:t>ADASLatAccel</w:t>
            </w:r>
            <w:proofErr w:type="spellEnd"/>
          </w:p>
        </w:tc>
        <w:tc>
          <w:tcPr>
            <w:tcW w:w="844" w:type="pct"/>
            <w:tcBorders>
              <w:left w:val="single" w:sz="4" w:space="0" w:color="auto"/>
            </w:tcBorders>
            <w:vAlign w:val="center"/>
          </w:tcPr>
          <w:p w14:paraId="292FFFB4" w14:textId="04861DF2" w:rsidR="00125AEB" w:rsidRPr="00B20CAE" w:rsidRDefault="00125AEB" w:rsidP="00125AE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B20CAE" w:rsidRDefault="00125AEB" w:rsidP="00125AEB">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125AEB" w14:paraId="1925EA07" w14:textId="77777777" w:rsidTr="001972ED">
        <w:tc>
          <w:tcPr>
            <w:tcW w:w="426" w:type="pct"/>
            <w:tcBorders>
              <w:right w:val="single" w:sz="4" w:space="0" w:color="auto"/>
            </w:tcBorders>
            <w:vAlign w:val="center"/>
          </w:tcPr>
          <w:p w14:paraId="61E64E50" w14:textId="398092C9" w:rsidR="00125AEB" w:rsidRPr="00B20CAE" w:rsidRDefault="00125AEB" w:rsidP="00125A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125AEB" w:rsidRPr="00B20CAE" w:rsidRDefault="00125AEB" w:rsidP="00125AEB">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B20CAE" w:rsidRDefault="00AD28AE" w:rsidP="00125AEB">
            <w:pPr>
              <w:spacing w:line="240" w:lineRule="atLeast"/>
              <w:ind w:firstLineChars="0" w:firstLine="0"/>
              <w:rPr>
                <w:rFonts w:ascii="Arial" w:eastAsiaTheme="minorEastAsia" w:hAnsi="Arial" w:cs="Arial"/>
                <w:sz w:val="16"/>
                <w:szCs w:val="16"/>
              </w:rPr>
            </w:pPr>
            <w:proofErr w:type="spellStart"/>
            <w:r w:rsidRPr="00AD28AE">
              <w:rPr>
                <w:sz w:val="16"/>
                <w:szCs w:val="16"/>
              </w:rPr>
              <w:t>ADASLatAccelV</w:t>
            </w:r>
            <w:proofErr w:type="spellEnd"/>
          </w:p>
        </w:tc>
        <w:tc>
          <w:tcPr>
            <w:tcW w:w="844" w:type="pct"/>
            <w:tcBorders>
              <w:left w:val="single" w:sz="4" w:space="0" w:color="auto"/>
            </w:tcBorders>
            <w:vAlign w:val="center"/>
          </w:tcPr>
          <w:p w14:paraId="33365DDD" w14:textId="41029CE7" w:rsidR="00125AEB" w:rsidRPr="00B20CAE" w:rsidRDefault="00125AEB" w:rsidP="00125AEB">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B20CAE"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B20CAE"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D96337" w:rsidRDefault="00125AEB" w:rsidP="00125AEB">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125AEB" w:rsidRPr="00B20CAE" w:rsidRDefault="00125AEB" w:rsidP="00125AEB">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421BA8" w14:paraId="397E1BE3" w14:textId="77777777">
        <w:tc>
          <w:tcPr>
            <w:tcW w:w="426" w:type="pct"/>
            <w:tcBorders>
              <w:right w:val="single" w:sz="4" w:space="0" w:color="auto"/>
            </w:tcBorders>
            <w:vAlign w:val="center"/>
          </w:tcPr>
          <w:p w14:paraId="76A31D3B" w14:textId="1EDBF0B4" w:rsidR="00421BA8" w:rsidRPr="00BE7670" w:rsidRDefault="00421BA8" w:rsidP="00421BA8">
            <w:pPr>
              <w:spacing w:line="240" w:lineRule="atLeast"/>
              <w:ind w:leftChars="-53" w:left="-12" w:hangingChars="62" w:hanging="99"/>
              <w:rPr>
                <w:sz w:val="16"/>
                <w:szCs w:val="16"/>
              </w:rPr>
            </w:pPr>
            <w:r w:rsidRPr="00BE7670">
              <w:rPr>
                <w:rFonts w:hint="eastAsia"/>
                <w:sz w:val="16"/>
                <w:szCs w:val="16"/>
              </w:rPr>
              <w:t>IMU</w:t>
            </w:r>
          </w:p>
        </w:tc>
        <w:tc>
          <w:tcPr>
            <w:tcW w:w="304" w:type="pct"/>
            <w:tcBorders>
              <w:right w:val="single" w:sz="4" w:space="0" w:color="auto"/>
            </w:tcBorders>
            <w:vAlign w:val="center"/>
          </w:tcPr>
          <w:p w14:paraId="6AA55E76" w14:textId="76ADF225" w:rsidR="00421BA8" w:rsidRPr="00BE7670" w:rsidRDefault="00421BA8" w:rsidP="00421BA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525C2C9"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AD28AE" w:rsidRDefault="00421BA8" w:rsidP="00421BA8">
            <w:pPr>
              <w:spacing w:line="240" w:lineRule="atLeast"/>
              <w:ind w:firstLineChars="0" w:firstLine="0"/>
              <w:rPr>
                <w:sz w:val="16"/>
                <w:szCs w:val="16"/>
              </w:rPr>
            </w:pPr>
            <w:proofErr w:type="spellStart"/>
            <w:r w:rsidRPr="00421BA8">
              <w:rPr>
                <w:sz w:val="16"/>
                <w:szCs w:val="16"/>
              </w:rPr>
              <w:t>ADASYawRateV</w:t>
            </w:r>
            <w:proofErr w:type="spellEnd"/>
          </w:p>
        </w:tc>
        <w:tc>
          <w:tcPr>
            <w:tcW w:w="844" w:type="pct"/>
            <w:tcBorders>
              <w:left w:val="single" w:sz="4" w:space="0" w:color="auto"/>
            </w:tcBorders>
            <w:vAlign w:val="center"/>
          </w:tcPr>
          <w:p w14:paraId="662834AF" w14:textId="7701D259" w:rsidR="00421BA8" w:rsidRPr="00057EAB" w:rsidRDefault="00A11909" w:rsidP="00421BA8">
            <w:pPr>
              <w:spacing w:line="240" w:lineRule="atLeast"/>
              <w:ind w:firstLineChars="0" w:firstLine="0"/>
              <w:rPr>
                <w:sz w:val="16"/>
                <w:szCs w:val="16"/>
              </w:rPr>
            </w:pPr>
            <w:r w:rsidRPr="00A11909">
              <w:rPr>
                <w:rFonts w:hint="eastAsia"/>
                <w:sz w:val="16"/>
                <w:szCs w:val="16"/>
              </w:rPr>
              <w:t>车辆横摆角速度有效性</w:t>
            </w:r>
            <w:r w:rsidRPr="00A11909">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B20CAE"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D96337" w:rsidRDefault="00A11909" w:rsidP="00A11909">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0782A199" w14:textId="7F51B74D" w:rsidR="00421BA8" w:rsidRPr="00D96337" w:rsidRDefault="00A11909" w:rsidP="00A11909">
            <w:pPr>
              <w:ind w:firstLineChars="0" w:firstLine="0"/>
              <w:outlineLvl w:val="0"/>
              <w:rPr>
                <w:sz w:val="16"/>
                <w:szCs w:val="16"/>
              </w:rPr>
            </w:pPr>
            <w:r w:rsidRPr="00D96337">
              <w:rPr>
                <w:rFonts w:hint="eastAsia"/>
                <w:sz w:val="16"/>
                <w:szCs w:val="16"/>
              </w:rPr>
              <w:t>$1=Invalid</w:t>
            </w:r>
            <w:r w:rsidRPr="00D96337">
              <w:rPr>
                <w:rFonts w:hint="eastAsia"/>
                <w:sz w:val="16"/>
                <w:szCs w:val="16"/>
              </w:rPr>
              <w:t>（无效）</w:t>
            </w:r>
          </w:p>
        </w:tc>
      </w:tr>
      <w:tr w:rsidR="00421BA8" w14:paraId="11A1B7B9" w14:textId="77777777">
        <w:tc>
          <w:tcPr>
            <w:tcW w:w="426" w:type="pct"/>
            <w:tcBorders>
              <w:right w:val="single" w:sz="4" w:space="0" w:color="auto"/>
            </w:tcBorders>
            <w:vAlign w:val="center"/>
          </w:tcPr>
          <w:p w14:paraId="641D5E1D" w14:textId="09DEB285" w:rsidR="00421BA8" w:rsidRPr="00BE7670" w:rsidRDefault="00421BA8" w:rsidP="00421BA8">
            <w:pPr>
              <w:spacing w:line="240" w:lineRule="atLeast"/>
              <w:ind w:leftChars="-53" w:left="-12" w:hangingChars="62" w:hanging="99"/>
              <w:rPr>
                <w:sz w:val="16"/>
                <w:szCs w:val="16"/>
              </w:rPr>
            </w:pPr>
            <w:r w:rsidRPr="00BE7670">
              <w:rPr>
                <w:rFonts w:hint="eastAsia"/>
                <w:sz w:val="16"/>
                <w:szCs w:val="16"/>
              </w:rPr>
              <w:t>IMU</w:t>
            </w:r>
          </w:p>
        </w:tc>
        <w:tc>
          <w:tcPr>
            <w:tcW w:w="304" w:type="pct"/>
            <w:tcBorders>
              <w:right w:val="single" w:sz="4" w:space="0" w:color="auto"/>
            </w:tcBorders>
            <w:vAlign w:val="center"/>
          </w:tcPr>
          <w:p w14:paraId="55B060E1" w14:textId="3F73505D" w:rsidR="00421BA8" w:rsidRPr="00BE7670" w:rsidRDefault="00421BA8" w:rsidP="00421BA8">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A816DE7"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AD28AE" w:rsidRDefault="00421BA8" w:rsidP="00421BA8">
            <w:pPr>
              <w:spacing w:line="240" w:lineRule="atLeast"/>
              <w:ind w:firstLineChars="0" w:firstLine="0"/>
              <w:rPr>
                <w:sz w:val="16"/>
                <w:szCs w:val="16"/>
              </w:rPr>
            </w:pPr>
            <w:proofErr w:type="spellStart"/>
            <w:r w:rsidRPr="00421BA8">
              <w:rPr>
                <w:sz w:val="16"/>
                <w:szCs w:val="16"/>
              </w:rPr>
              <w:t>ADASIMUYaw</w:t>
            </w:r>
            <w:proofErr w:type="spellEnd"/>
          </w:p>
        </w:tc>
        <w:tc>
          <w:tcPr>
            <w:tcW w:w="844" w:type="pct"/>
            <w:tcBorders>
              <w:left w:val="single" w:sz="4" w:space="0" w:color="auto"/>
            </w:tcBorders>
            <w:vAlign w:val="center"/>
          </w:tcPr>
          <w:p w14:paraId="0C42B970" w14:textId="206776FD" w:rsidR="00421BA8" w:rsidRPr="00057EAB" w:rsidRDefault="00A11909" w:rsidP="00421BA8">
            <w:pPr>
              <w:spacing w:line="240" w:lineRule="atLeast"/>
              <w:ind w:firstLineChars="0" w:firstLine="0"/>
              <w:rPr>
                <w:sz w:val="16"/>
                <w:szCs w:val="16"/>
              </w:rPr>
            </w:pPr>
            <w:r w:rsidRPr="00A11909">
              <w:rPr>
                <w:rFonts w:hint="eastAsia"/>
                <w:sz w:val="16"/>
                <w:szCs w:val="16"/>
              </w:rPr>
              <w:t>车辆横摆角速度</w:t>
            </w:r>
            <w:r w:rsidRPr="00A11909">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B20CAE"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B20CAE"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D96337" w:rsidRDefault="00421BA8" w:rsidP="00421BA8">
            <w:pPr>
              <w:ind w:firstLineChars="0" w:firstLine="0"/>
              <w:outlineLvl w:val="0"/>
              <w:rPr>
                <w:sz w:val="16"/>
                <w:szCs w:val="16"/>
              </w:rPr>
            </w:pPr>
          </w:p>
        </w:tc>
      </w:tr>
      <w:tr w:rsidR="00E56CDF" w14:paraId="28D18D7E" w14:textId="77777777" w:rsidTr="00956CAB">
        <w:tc>
          <w:tcPr>
            <w:tcW w:w="426" w:type="pct"/>
            <w:tcBorders>
              <w:right w:val="single" w:sz="4" w:space="0" w:color="auto"/>
            </w:tcBorders>
            <w:vAlign w:val="center"/>
          </w:tcPr>
          <w:p w14:paraId="108F15A0" w14:textId="4F45689E" w:rsidR="00E56CDF" w:rsidRPr="00B20CAE" w:rsidRDefault="00E56CDF" w:rsidP="00E56CDF">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5C3D581E" w14:textId="1174F771" w:rsidR="00E56CDF" w:rsidRPr="00B20CAE" w:rsidRDefault="00E56CDF" w:rsidP="00E56CDF">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386A4B3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1EC54857" w:rsidR="00E56CDF" w:rsidRPr="00B20CAE" w:rsidRDefault="00E56CDF" w:rsidP="00E56CDF">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2C91DE5C" w14:textId="31838D02"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0C4849"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02CF26" w14:textId="46226B84"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49AE2DFA" w14:textId="77777777" w:rsidTr="00956CAB">
        <w:tc>
          <w:tcPr>
            <w:tcW w:w="426" w:type="pct"/>
            <w:tcBorders>
              <w:right w:val="single" w:sz="4" w:space="0" w:color="auto"/>
            </w:tcBorders>
            <w:vAlign w:val="center"/>
          </w:tcPr>
          <w:p w14:paraId="0A79A06F" w14:textId="0A0D7B1A" w:rsidR="00E56CDF" w:rsidRPr="00B20CAE" w:rsidRDefault="00E56CDF" w:rsidP="00E56CDF">
            <w:pPr>
              <w:spacing w:line="240" w:lineRule="atLeast"/>
              <w:ind w:leftChars="-53" w:left="-12" w:hangingChars="62" w:hanging="99"/>
              <w:rPr>
                <w:rFonts w:ascii="Arial" w:eastAsiaTheme="minorEastAsia" w:hAnsi="Arial" w:cs="Arial"/>
                <w:sz w:val="16"/>
                <w:szCs w:val="16"/>
              </w:rPr>
            </w:pPr>
          </w:p>
        </w:tc>
        <w:tc>
          <w:tcPr>
            <w:tcW w:w="304" w:type="pct"/>
            <w:tcBorders>
              <w:right w:val="single" w:sz="4" w:space="0" w:color="auto"/>
            </w:tcBorders>
            <w:vAlign w:val="center"/>
          </w:tcPr>
          <w:p w14:paraId="770C799E" w14:textId="18B8F14B" w:rsidR="00E56CDF" w:rsidRPr="00B20CAE" w:rsidRDefault="00E56CDF" w:rsidP="00E56CDF">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34A2A48D"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8F7C54" w14:textId="65235D23" w:rsidR="00E56CDF" w:rsidRPr="00B20CAE" w:rsidRDefault="00E56CDF" w:rsidP="00E56CDF">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41A18AD1" w14:textId="31F37D86"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5747C5"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8693439"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70538A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E5B8FF2" w14:textId="65FCE53F"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1FBAA4E8" w14:textId="77777777" w:rsidTr="00956CAB">
        <w:tc>
          <w:tcPr>
            <w:tcW w:w="426" w:type="pct"/>
            <w:tcBorders>
              <w:right w:val="single" w:sz="4" w:space="0" w:color="auto"/>
            </w:tcBorders>
            <w:vAlign w:val="center"/>
          </w:tcPr>
          <w:p w14:paraId="10D57497" w14:textId="4C8FED74"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lastRenderedPageBreak/>
              <w:t>制动</w:t>
            </w:r>
          </w:p>
        </w:tc>
        <w:tc>
          <w:tcPr>
            <w:tcW w:w="304" w:type="pct"/>
            <w:tcBorders>
              <w:right w:val="single" w:sz="4" w:space="0" w:color="auto"/>
            </w:tcBorders>
            <w:vAlign w:val="center"/>
          </w:tcPr>
          <w:p w14:paraId="67E675C8" w14:textId="48956923"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9B5475">
              <w:rPr>
                <w:rFonts w:ascii="Arial" w:eastAsiaTheme="minorEastAsia" w:hAnsi="Arial" w:cs="Arial"/>
                <w:sz w:val="16"/>
                <w:szCs w:val="16"/>
              </w:rPr>
              <w:t>ESPMCBrPressure_FD</w:t>
            </w:r>
            <w:proofErr w:type="spellEnd"/>
          </w:p>
        </w:tc>
        <w:tc>
          <w:tcPr>
            <w:tcW w:w="844" w:type="pct"/>
            <w:tcBorders>
              <w:left w:val="single" w:sz="4" w:space="0" w:color="auto"/>
            </w:tcBorders>
            <w:vAlign w:val="center"/>
          </w:tcPr>
          <w:p w14:paraId="259C565E" w14:textId="63F9BC4E" w:rsidR="00E56CDF" w:rsidRPr="00B20CAE" w:rsidRDefault="00E56CDF" w:rsidP="00E56CDF">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E56CDF" w:rsidRPr="00B20CAE" w:rsidRDefault="00E56CDF" w:rsidP="00E56CDF">
            <w:pPr>
              <w:spacing w:line="240" w:lineRule="atLeast"/>
              <w:ind w:firstLineChars="0" w:firstLine="0"/>
              <w:rPr>
                <w:rFonts w:ascii="Arial" w:eastAsiaTheme="minorEastAsia" w:hAnsi="Arial" w:cs="Arial"/>
                <w:sz w:val="16"/>
                <w:szCs w:val="16"/>
              </w:rPr>
            </w:pPr>
          </w:p>
        </w:tc>
      </w:tr>
      <w:tr w:rsidR="00E56CDF" w14:paraId="33E1D71F" w14:textId="77777777" w:rsidTr="00956CAB">
        <w:tc>
          <w:tcPr>
            <w:tcW w:w="426" w:type="pct"/>
            <w:tcBorders>
              <w:right w:val="single" w:sz="4" w:space="0" w:color="auto"/>
            </w:tcBorders>
            <w:vAlign w:val="center"/>
          </w:tcPr>
          <w:p w14:paraId="3CCAAE47" w14:textId="661134CE"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DB59EF">
              <w:rPr>
                <w:rFonts w:ascii="Arial" w:eastAsiaTheme="minorEastAsia" w:hAnsi="Arial" w:cs="Arial"/>
                <w:sz w:val="16"/>
                <w:szCs w:val="16"/>
              </w:rPr>
              <w:t>ESPMCBrPressureV_FD</w:t>
            </w:r>
            <w:proofErr w:type="spellEnd"/>
          </w:p>
        </w:tc>
        <w:tc>
          <w:tcPr>
            <w:tcW w:w="844" w:type="pct"/>
            <w:tcBorders>
              <w:left w:val="single" w:sz="4" w:space="0" w:color="auto"/>
            </w:tcBorders>
            <w:vAlign w:val="center"/>
          </w:tcPr>
          <w:p w14:paraId="68439028" w14:textId="45F881F1" w:rsidR="00E56CDF" w:rsidRPr="00B20CAE" w:rsidRDefault="00E56CDF" w:rsidP="00E56CDF">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E56CDF" w:rsidRPr="008C3061" w:rsidRDefault="00E56CDF" w:rsidP="00E56CDF">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E56CDF" w:rsidRPr="00B20CAE" w:rsidRDefault="00E56CDF" w:rsidP="00E56CDF">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E56CDF" w14:paraId="72FB586A" w14:textId="77777777" w:rsidTr="00956CAB">
        <w:tc>
          <w:tcPr>
            <w:tcW w:w="426" w:type="pct"/>
            <w:tcBorders>
              <w:right w:val="single" w:sz="4" w:space="0" w:color="auto"/>
            </w:tcBorders>
            <w:vAlign w:val="center"/>
          </w:tcPr>
          <w:p w14:paraId="00D87EC1" w14:textId="77777777"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LtFntWhlGrndVlcty</w:t>
            </w:r>
            <w:proofErr w:type="spellEnd"/>
          </w:p>
          <w:p w14:paraId="168F2467"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RtFntWhlGrndVlcty</w:t>
            </w:r>
            <w:proofErr w:type="spellEnd"/>
          </w:p>
          <w:p w14:paraId="0C7434E0"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LtRrWhlGrndVlcty</w:t>
            </w:r>
            <w:proofErr w:type="spellEnd"/>
          </w:p>
          <w:p w14:paraId="611D245A"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RtRrWhlGrndVlcty</w:t>
            </w:r>
            <w:proofErr w:type="spellEnd"/>
          </w:p>
        </w:tc>
        <w:tc>
          <w:tcPr>
            <w:tcW w:w="844" w:type="pct"/>
            <w:tcBorders>
              <w:left w:val="single" w:sz="4" w:space="0" w:color="auto"/>
            </w:tcBorders>
            <w:vAlign w:val="center"/>
          </w:tcPr>
          <w:p w14:paraId="36088CA1"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0107C09A"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E56CDF" w14:paraId="63136FE9" w14:textId="77777777" w:rsidTr="00956CAB">
        <w:tc>
          <w:tcPr>
            <w:tcW w:w="426" w:type="pct"/>
            <w:tcBorders>
              <w:right w:val="single" w:sz="4" w:space="0" w:color="auto"/>
            </w:tcBorders>
            <w:vAlign w:val="center"/>
          </w:tcPr>
          <w:p w14:paraId="2F7BC428" w14:textId="77777777" w:rsidR="00E56CDF" w:rsidRPr="00B20CAE" w:rsidRDefault="00E56CDF" w:rsidP="00E56CDF">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E56CDF" w:rsidRPr="00B20CAE" w:rsidRDefault="00E56CDF" w:rsidP="00E56CDF">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WhlActBrkTq_FL</w:t>
            </w:r>
            <w:proofErr w:type="spellEnd"/>
            <w:r w:rsidRPr="00B20CAE">
              <w:rPr>
                <w:rFonts w:ascii="Arial" w:eastAsiaTheme="minorEastAsia" w:hAnsi="Arial" w:cs="Arial"/>
                <w:sz w:val="16"/>
                <w:szCs w:val="16"/>
              </w:rPr>
              <w:t>/FR/RL/RR</w:t>
            </w:r>
          </w:p>
        </w:tc>
        <w:tc>
          <w:tcPr>
            <w:tcW w:w="844" w:type="pct"/>
            <w:tcBorders>
              <w:left w:val="single" w:sz="4" w:space="0" w:color="auto"/>
            </w:tcBorders>
            <w:vAlign w:val="center"/>
          </w:tcPr>
          <w:p w14:paraId="36AC7D9F"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E56CDF" w:rsidRPr="00B20CAE" w:rsidRDefault="00E56CDF" w:rsidP="00E56CD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E56CDF" w:rsidRPr="00B20CAE" w:rsidRDefault="00E56CDF" w:rsidP="00E56CD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E56CDF" w:rsidRPr="00B20CAE" w:rsidRDefault="00E56CDF" w:rsidP="00E56CDF">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7F590B" w14:paraId="08B6FAF9" w14:textId="77777777" w:rsidTr="00730290">
        <w:tc>
          <w:tcPr>
            <w:tcW w:w="426" w:type="pct"/>
            <w:tcBorders>
              <w:right w:val="single" w:sz="4" w:space="0" w:color="auto"/>
            </w:tcBorders>
            <w:vAlign w:val="center"/>
          </w:tcPr>
          <w:p w14:paraId="0030DD2D" w14:textId="55F7C87F" w:rsidR="007F590B" w:rsidRPr="00BE7670" w:rsidRDefault="007F590B" w:rsidP="007F590B">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6DA1B8F3" w14:textId="1DD38389" w:rsidR="007F590B" w:rsidRPr="00BE7670" w:rsidRDefault="007F590B" w:rsidP="007F590B">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041258E"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4ABABD" w14:textId="5669D89D" w:rsidR="007F590B" w:rsidRPr="005F5534" w:rsidRDefault="007F590B" w:rsidP="007F590B">
            <w:pPr>
              <w:spacing w:line="240" w:lineRule="atLeast"/>
              <w:ind w:firstLineChars="0" w:firstLine="0"/>
              <w:rPr>
                <w:rFonts w:ascii="Arial" w:eastAsiaTheme="minorEastAsia" w:hAnsi="Arial" w:cs="Arial"/>
                <w:sz w:val="16"/>
                <w:szCs w:val="16"/>
              </w:rPr>
            </w:pPr>
            <w:proofErr w:type="spellStart"/>
            <w:r w:rsidRPr="00BE7670">
              <w:rPr>
                <w:sz w:val="16"/>
                <w:szCs w:val="16"/>
              </w:rPr>
              <w:t>ABSAtv_FD</w:t>
            </w:r>
            <w:proofErr w:type="spellEnd"/>
          </w:p>
        </w:tc>
        <w:tc>
          <w:tcPr>
            <w:tcW w:w="844" w:type="pct"/>
            <w:tcBorders>
              <w:left w:val="single" w:sz="4" w:space="0" w:color="auto"/>
            </w:tcBorders>
            <w:vAlign w:val="center"/>
          </w:tcPr>
          <w:p w14:paraId="63EAABC4" w14:textId="35A7E191"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3CCC6681"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8536B6"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990A168"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4854C0D"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3C8D02F3" w14:textId="08C33012" w:rsidR="007F590B" w:rsidRPr="005E7C6E" w:rsidRDefault="007F590B" w:rsidP="007F590B">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7F590B" w14:paraId="73B86E09" w14:textId="77777777" w:rsidTr="00730290">
        <w:tc>
          <w:tcPr>
            <w:tcW w:w="426" w:type="pct"/>
            <w:tcBorders>
              <w:right w:val="single" w:sz="4" w:space="0" w:color="auto"/>
            </w:tcBorders>
            <w:vAlign w:val="center"/>
          </w:tcPr>
          <w:p w14:paraId="3E530140" w14:textId="4317CF7F" w:rsidR="007F590B" w:rsidRPr="00BE7670" w:rsidRDefault="007F590B" w:rsidP="007F590B">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1163DBCE" w14:textId="03801461" w:rsidR="007F590B" w:rsidRPr="00BE7670" w:rsidRDefault="007F590B" w:rsidP="007F590B">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EF4225C"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D709ED" w14:textId="639A8D86" w:rsidR="007F590B" w:rsidRPr="005F5534" w:rsidRDefault="007F590B" w:rsidP="007F590B">
            <w:pPr>
              <w:spacing w:line="240" w:lineRule="atLeast"/>
              <w:ind w:firstLineChars="0" w:firstLine="0"/>
              <w:rPr>
                <w:rFonts w:ascii="Arial" w:eastAsiaTheme="minorEastAsia" w:hAnsi="Arial" w:cs="Arial"/>
                <w:sz w:val="16"/>
                <w:szCs w:val="16"/>
              </w:rPr>
            </w:pPr>
            <w:proofErr w:type="spellStart"/>
            <w:r w:rsidRPr="00BE7670">
              <w:rPr>
                <w:sz w:val="16"/>
                <w:szCs w:val="16"/>
              </w:rPr>
              <w:t>VSEAtv</w:t>
            </w:r>
            <w:r w:rsidRPr="00BE7670">
              <w:rPr>
                <w:rFonts w:hint="eastAsia"/>
                <w:sz w:val="16"/>
                <w:szCs w:val="16"/>
              </w:rPr>
              <w:t>_FD</w:t>
            </w:r>
            <w:proofErr w:type="spellEnd"/>
          </w:p>
        </w:tc>
        <w:tc>
          <w:tcPr>
            <w:tcW w:w="844" w:type="pct"/>
            <w:tcBorders>
              <w:left w:val="single" w:sz="4" w:space="0" w:color="auto"/>
            </w:tcBorders>
            <w:vAlign w:val="center"/>
          </w:tcPr>
          <w:p w14:paraId="72A48F27" w14:textId="3B34480A"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2E14C501"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D67853"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D2F47F"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BC72DC"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2FA9F27" w14:textId="5B8F49D9" w:rsidR="007F590B" w:rsidRPr="005E7C6E" w:rsidRDefault="007F590B" w:rsidP="007F590B">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7F590B" w14:paraId="1E197810" w14:textId="77777777" w:rsidTr="00730290">
        <w:tc>
          <w:tcPr>
            <w:tcW w:w="426" w:type="pct"/>
            <w:tcBorders>
              <w:right w:val="single" w:sz="4" w:space="0" w:color="auto"/>
            </w:tcBorders>
            <w:vAlign w:val="center"/>
          </w:tcPr>
          <w:p w14:paraId="2C41BEE3" w14:textId="2310E133" w:rsidR="007F590B" w:rsidRPr="00BE7670" w:rsidRDefault="007F590B" w:rsidP="007F590B">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7144C49B" w14:textId="599C336C" w:rsidR="007F590B" w:rsidRPr="00BE7670" w:rsidRDefault="007F590B" w:rsidP="007F590B">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6376CB6"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5F5534" w:rsidRDefault="007F590B" w:rsidP="007F590B">
            <w:pPr>
              <w:spacing w:line="240" w:lineRule="atLeast"/>
              <w:ind w:firstLineChars="0" w:firstLine="0"/>
              <w:rPr>
                <w:rFonts w:ascii="Arial" w:eastAsiaTheme="minorEastAsia" w:hAnsi="Arial" w:cs="Arial"/>
                <w:sz w:val="16"/>
                <w:szCs w:val="16"/>
              </w:rPr>
            </w:pPr>
            <w:proofErr w:type="spellStart"/>
            <w:r w:rsidRPr="00BE7670">
              <w:rPr>
                <w:sz w:val="16"/>
                <w:szCs w:val="16"/>
              </w:rPr>
              <w:t>VSEArmAtv</w:t>
            </w:r>
            <w:proofErr w:type="spellEnd"/>
          </w:p>
        </w:tc>
        <w:tc>
          <w:tcPr>
            <w:tcW w:w="844" w:type="pct"/>
            <w:tcBorders>
              <w:left w:val="single" w:sz="4" w:space="0" w:color="auto"/>
            </w:tcBorders>
            <w:vAlign w:val="center"/>
          </w:tcPr>
          <w:p w14:paraId="4016FB4D" w14:textId="014DB746" w:rsidR="007F590B" w:rsidRPr="00FC7B79" w:rsidRDefault="007F590B" w:rsidP="007F590B">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B20CAE"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B20CAE"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BE7670" w:rsidRDefault="007F590B" w:rsidP="007F590B">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42B599B" w14:textId="50EA6B54" w:rsidR="007F590B" w:rsidRPr="005E7C6E" w:rsidRDefault="007F590B" w:rsidP="007F590B">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2902C2" w14:paraId="686C24F7" w14:textId="77777777" w:rsidTr="00730290">
        <w:tc>
          <w:tcPr>
            <w:tcW w:w="426" w:type="pct"/>
            <w:tcBorders>
              <w:right w:val="single" w:sz="4" w:space="0" w:color="auto"/>
            </w:tcBorders>
            <w:vAlign w:val="center"/>
          </w:tcPr>
          <w:p w14:paraId="43CC39E4" w14:textId="6B519351" w:rsidR="002902C2" w:rsidRPr="00BE7670" w:rsidRDefault="002902C2" w:rsidP="002902C2">
            <w:pPr>
              <w:spacing w:line="240" w:lineRule="atLeast"/>
              <w:ind w:leftChars="-53" w:left="-12" w:hangingChars="62" w:hanging="99"/>
              <w:rPr>
                <w:sz w:val="16"/>
                <w:szCs w:val="16"/>
              </w:rPr>
            </w:pPr>
            <w:r w:rsidRPr="00BE7670">
              <w:rPr>
                <w:rFonts w:hint="eastAsia"/>
                <w:sz w:val="16"/>
                <w:szCs w:val="16"/>
              </w:rPr>
              <w:t>制动</w:t>
            </w:r>
          </w:p>
        </w:tc>
        <w:tc>
          <w:tcPr>
            <w:tcW w:w="304" w:type="pct"/>
            <w:tcBorders>
              <w:right w:val="single" w:sz="4" w:space="0" w:color="auto"/>
            </w:tcBorders>
            <w:vAlign w:val="center"/>
          </w:tcPr>
          <w:p w14:paraId="0CD5C5F5" w14:textId="338D82FD" w:rsidR="002902C2" w:rsidRPr="00BE7670" w:rsidRDefault="002902C2" w:rsidP="002902C2">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tcPr>
          <w:p w14:paraId="00181196"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676935" w14:textId="56E6F85A" w:rsidR="002902C2" w:rsidRPr="00BE7670" w:rsidRDefault="002902C2" w:rsidP="002902C2">
            <w:pPr>
              <w:spacing w:line="240" w:lineRule="atLeast"/>
              <w:ind w:firstLineChars="0" w:firstLine="0"/>
              <w:rPr>
                <w:sz w:val="16"/>
                <w:szCs w:val="16"/>
              </w:rPr>
            </w:pPr>
            <w:proofErr w:type="spellStart"/>
            <w:r w:rsidRPr="005F5534">
              <w:rPr>
                <w:rFonts w:ascii="Arial" w:eastAsiaTheme="minorEastAsia" w:hAnsi="Arial" w:cs="Arial"/>
                <w:sz w:val="16"/>
                <w:szCs w:val="16"/>
              </w:rPr>
              <w:t>OverlayBrkActrRqstSts</w:t>
            </w:r>
            <w:proofErr w:type="spellEnd"/>
          </w:p>
        </w:tc>
        <w:tc>
          <w:tcPr>
            <w:tcW w:w="844" w:type="pct"/>
            <w:tcBorders>
              <w:left w:val="single" w:sz="4" w:space="0" w:color="auto"/>
            </w:tcBorders>
            <w:vAlign w:val="center"/>
          </w:tcPr>
          <w:p w14:paraId="383BD532" w14:textId="75D289BB" w:rsidR="002902C2" w:rsidRPr="00BE7670" w:rsidRDefault="002902C2" w:rsidP="002902C2">
            <w:pPr>
              <w:spacing w:line="240" w:lineRule="atLeast"/>
              <w:ind w:firstLineChars="0" w:firstLine="0"/>
              <w:rPr>
                <w:sz w:val="16"/>
                <w:szCs w:val="16"/>
              </w:rPr>
            </w:pPr>
            <w:r w:rsidRPr="00FC7B79">
              <w:rPr>
                <w:rFonts w:ascii="Microsoft YaHei" w:eastAsia="Microsoft YaHei" w:hAnsi="Microsoft YaHei" w:hint="eastAsia"/>
                <w:sz w:val="16"/>
                <w:szCs w:val="16"/>
              </w:rPr>
              <w:t>制动执行器叠加请求状态反馈(用于握手)</w:t>
            </w:r>
          </w:p>
        </w:tc>
        <w:tc>
          <w:tcPr>
            <w:tcW w:w="263" w:type="pct"/>
            <w:tcBorders>
              <w:left w:val="single" w:sz="4" w:space="0" w:color="auto"/>
              <w:right w:val="single" w:sz="4" w:space="0" w:color="auto"/>
            </w:tcBorders>
            <w:vAlign w:val="center"/>
          </w:tcPr>
          <w:p w14:paraId="6A6EB674" w14:textId="77777777" w:rsidR="002902C2" w:rsidRPr="00B20CAE" w:rsidRDefault="002902C2" w:rsidP="002902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45A716F"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BE7B61" w14:textId="77777777" w:rsidR="002902C2" w:rsidRPr="00B20CAE" w:rsidRDefault="002902C2" w:rsidP="002902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8FAC07F"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$0=</w:t>
            </w:r>
            <w:proofErr w:type="spellStart"/>
            <w:r w:rsidRPr="005E7C6E">
              <w:rPr>
                <w:rFonts w:ascii="Microsoft YaHei" w:eastAsia="Microsoft YaHei" w:hAnsi="Microsoft YaHei"/>
                <w:sz w:val="16"/>
                <w:szCs w:val="16"/>
              </w:rPr>
              <w:t>Not_Controllable</w:t>
            </w:r>
            <w:proofErr w:type="spellEnd"/>
          </w:p>
          <w:p w14:paraId="36B7A1D4"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$1=</w:t>
            </w:r>
            <w:proofErr w:type="spellStart"/>
            <w:r w:rsidRPr="005E7C6E">
              <w:rPr>
                <w:rFonts w:ascii="Microsoft YaHei" w:eastAsia="Microsoft YaHei" w:hAnsi="Microsoft YaHei"/>
                <w:sz w:val="16"/>
                <w:szCs w:val="16"/>
              </w:rPr>
              <w:t>Ready_for_Control</w:t>
            </w:r>
            <w:proofErr w:type="spellEnd"/>
          </w:p>
          <w:p w14:paraId="3DC805C0"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$2=Controlled</w:t>
            </w:r>
          </w:p>
          <w:p w14:paraId="3D917862" w14:textId="77777777" w:rsidR="002902C2" w:rsidRPr="005E7C6E" w:rsidRDefault="002902C2" w:rsidP="002902C2">
            <w:pPr>
              <w:ind w:firstLineChars="0" w:firstLine="0"/>
              <w:outlineLvl w:val="0"/>
              <w:rPr>
                <w:rFonts w:ascii="Microsoft YaHei" w:eastAsia="Microsoft YaHei" w:hAnsi="Microsoft YaHei" w:hint="eastAsia"/>
                <w:sz w:val="16"/>
                <w:szCs w:val="16"/>
              </w:rPr>
            </w:pPr>
            <w:r w:rsidRPr="005E7C6E">
              <w:rPr>
                <w:rFonts w:ascii="Microsoft YaHei" w:eastAsia="Microsoft YaHei" w:hAnsi="Microsoft YaHei"/>
                <w:sz w:val="16"/>
                <w:szCs w:val="16"/>
              </w:rPr>
              <w:t>$3=Override</w:t>
            </w:r>
          </w:p>
          <w:p w14:paraId="028FF9BB" w14:textId="10C41515" w:rsidR="002902C2" w:rsidRPr="00BE7670" w:rsidRDefault="002902C2" w:rsidP="002902C2">
            <w:pPr>
              <w:adjustRightInd w:val="0"/>
              <w:snapToGrid w:val="0"/>
              <w:ind w:firstLineChars="0" w:firstLine="0"/>
              <w:rPr>
                <w:sz w:val="16"/>
                <w:szCs w:val="16"/>
              </w:rPr>
            </w:pPr>
            <w:r w:rsidRPr="005E7C6E">
              <w:rPr>
                <w:rFonts w:ascii="Microsoft YaHei" w:eastAsia="Microsoft YaHei" w:hAnsi="Microsoft YaHei"/>
                <w:sz w:val="16"/>
                <w:szCs w:val="16"/>
              </w:rPr>
              <w:t>$4=Error</w:t>
            </w:r>
          </w:p>
        </w:tc>
      </w:tr>
      <w:tr w:rsidR="00153161" w14:paraId="7FB6EEE6" w14:textId="77777777">
        <w:tc>
          <w:tcPr>
            <w:tcW w:w="426" w:type="pct"/>
            <w:tcBorders>
              <w:right w:val="single" w:sz="4" w:space="0" w:color="auto"/>
            </w:tcBorders>
            <w:vAlign w:val="center"/>
          </w:tcPr>
          <w:p w14:paraId="01AEBABB" w14:textId="2E20E4AA" w:rsidR="00153161" w:rsidRPr="00B20CAE" w:rsidRDefault="00153161" w:rsidP="00153161">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273E5AFF" w14:textId="3EF11191"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1E35B1EC"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F76794" w14:textId="66E38A8B" w:rsidR="00153161" w:rsidRPr="00B20CAE" w:rsidRDefault="00153161" w:rsidP="00153161">
            <w:pPr>
              <w:spacing w:line="240" w:lineRule="atLeast"/>
              <w:ind w:firstLineChars="0" w:firstLine="0"/>
              <w:rPr>
                <w:rFonts w:ascii="Arial" w:eastAsiaTheme="minorEastAsia" w:hAnsi="Arial" w:cs="Arial"/>
                <w:sz w:val="16"/>
                <w:szCs w:val="16"/>
              </w:rPr>
            </w:pPr>
            <w:proofErr w:type="spellStart"/>
            <w:r w:rsidRPr="00B907B3">
              <w:rPr>
                <w:sz w:val="16"/>
                <w:szCs w:val="16"/>
              </w:rPr>
              <w:t>BrkDltTrqCtrlAtvRqstFlg</w:t>
            </w:r>
            <w:proofErr w:type="spellEnd"/>
          </w:p>
        </w:tc>
        <w:tc>
          <w:tcPr>
            <w:tcW w:w="844" w:type="pct"/>
            <w:tcBorders>
              <w:left w:val="single" w:sz="4" w:space="0" w:color="auto"/>
            </w:tcBorders>
            <w:vAlign w:val="center"/>
          </w:tcPr>
          <w:p w14:paraId="0A4D5F20" w14:textId="2865C14D" w:rsidR="00153161" w:rsidRPr="00B20CAE" w:rsidRDefault="00153161" w:rsidP="00153161">
            <w:pPr>
              <w:spacing w:line="240" w:lineRule="atLeast"/>
              <w:ind w:firstLineChars="0" w:firstLine="0"/>
              <w:rPr>
                <w:rFonts w:ascii="Arial" w:eastAsiaTheme="minorEastAsia" w:hAnsi="Arial" w:cs="Arial"/>
                <w:sz w:val="16"/>
                <w:szCs w:val="16"/>
              </w:rPr>
            </w:pPr>
            <w:r w:rsidRPr="00F5413B">
              <w:rPr>
                <w:rFonts w:hint="eastAsia"/>
                <w:sz w:val="16"/>
                <w:szCs w:val="16"/>
              </w:rPr>
              <w:t>VMC</w:t>
            </w:r>
            <w:r w:rsidRPr="00F5413B">
              <w:rPr>
                <w:rFonts w:hint="eastAsia"/>
                <w:sz w:val="16"/>
                <w:szCs w:val="16"/>
              </w:rPr>
              <w:t>功能制动叠加控制请求标志位</w:t>
            </w:r>
          </w:p>
        </w:tc>
        <w:tc>
          <w:tcPr>
            <w:tcW w:w="263" w:type="pct"/>
            <w:tcBorders>
              <w:left w:val="single" w:sz="4" w:space="0" w:color="auto"/>
              <w:right w:val="single" w:sz="4" w:space="0" w:color="auto"/>
            </w:tcBorders>
            <w:vAlign w:val="center"/>
          </w:tcPr>
          <w:p w14:paraId="5547179B"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616C01"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91BE8"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30804E" w14:textId="7D496DF9"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$0=</w:t>
            </w:r>
            <w:proofErr w:type="spellStart"/>
            <w:r w:rsidRPr="00BE7670">
              <w:rPr>
                <w:rFonts w:hint="eastAsia"/>
                <w:sz w:val="16"/>
                <w:szCs w:val="16"/>
              </w:rPr>
              <w:t>NoRequest</w:t>
            </w:r>
            <w:proofErr w:type="spellEnd"/>
            <w:r w:rsidRPr="00BE7670">
              <w:rPr>
                <w:rFonts w:hint="eastAsia"/>
                <w:sz w:val="16"/>
                <w:szCs w:val="16"/>
              </w:rPr>
              <w:br/>
              <w:t>$1=</w:t>
            </w:r>
            <w:proofErr w:type="spellStart"/>
            <w:r w:rsidRPr="00BE7670">
              <w:rPr>
                <w:rFonts w:hint="eastAsia"/>
                <w:sz w:val="16"/>
                <w:szCs w:val="16"/>
              </w:rPr>
              <w:t>Requst</w:t>
            </w:r>
            <w:proofErr w:type="spellEnd"/>
          </w:p>
        </w:tc>
      </w:tr>
      <w:tr w:rsidR="00153161" w14:paraId="46967D25" w14:textId="77777777">
        <w:tc>
          <w:tcPr>
            <w:tcW w:w="426" w:type="pct"/>
            <w:tcBorders>
              <w:right w:val="single" w:sz="4" w:space="0" w:color="auto"/>
            </w:tcBorders>
            <w:vAlign w:val="center"/>
          </w:tcPr>
          <w:p w14:paraId="20443C2B" w14:textId="050CDB21" w:rsidR="00153161" w:rsidRPr="00B20CAE" w:rsidRDefault="00153161" w:rsidP="00153161">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153161" w:rsidRPr="00B20CAE" w:rsidRDefault="00153161" w:rsidP="00153161">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153161" w:rsidRPr="00B20CAE" w:rsidRDefault="00153161" w:rsidP="00153161">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TarBrkTqFrntLe</w:t>
            </w:r>
            <w:proofErr w:type="spellEnd"/>
            <w:r w:rsidRPr="00BE7670">
              <w:rPr>
                <w:rFonts w:hint="eastAsia"/>
                <w:sz w:val="16"/>
                <w:szCs w:val="16"/>
              </w:rPr>
              <w:t xml:space="preserve"> / </w:t>
            </w:r>
            <w:proofErr w:type="spellStart"/>
            <w:r w:rsidRPr="00BE7670">
              <w:rPr>
                <w:rFonts w:hint="eastAsia"/>
                <w:sz w:val="16"/>
                <w:szCs w:val="16"/>
              </w:rPr>
              <w:t>TarBrkTqFrntRi</w:t>
            </w:r>
            <w:proofErr w:type="spellEnd"/>
            <w:r w:rsidRPr="00BE7670">
              <w:rPr>
                <w:rFonts w:hint="eastAsia"/>
                <w:sz w:val="16"/>
                <w:szCs w:val="16"/>
              </w:rPr>
              <w:t xml:space="preserve"> / </w:t>
            </w:r>
            <w:proofErr w:type="spellStart"/>
            <w:r w:rsidRPr="00BE7670">
              <w:rPr>
                <w:rFonts w:hint="eastAsia"/>
                <w:sz w:val="16"/>
                <w:szCs w:val="16"/>
              </w:rPr>
              <w:t>TarBrkTqReLe</w:t>
            </w:r>
            <w:proofErr w:type="spellEnd"/>
            <w:r w:rsidRPr="00BE7670">
              <w:rPr>
                <w:rFonts w:hint="eastAsia"/>
                <w:sz w:val="16"/>
                <w:szCs w:val="16"/>
              </w:rPr>
              <w:t xml:space="preserve"> / </w:t>
            </w:r>
            <w:proofErr w:type="spellStart"/>
            <w:r w:rsidRPr="00BE7670">
              <w:rPr>
                <w:rFonts w:hint="eastAsia"/>
                <w:sz w:val="16"/>
                <w:szCs w:val="16"/>
              </w:rPr>
              <w:t>TarBrkTqReRi</w:t>
            </w:r>
            <w:proofErr w:type="spellEnd"/>
          </w:p>
        </w:tc>
        <w:tc>
          <w:tcPr>
            <w:tcW w:w="844" w:type="pct"/>
            <w:tcBorders>
              <w:left w:val="single" w:sz="4" w:space="0" w:color="auto"/>
            </w:tcBorders>
            <w:vAlign w:val="center"/>
          </w:tcPr>
          <w:p w14:paraId="01787AC0" w14:textId="76B67674" w:rsidR="00153161" w:rsidRPr="00B20CAE" w:rsidRDefault="00153161" w:rsidP="00153161">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r>
      <w:tr w:rsidR="00153161" w14:paraId="4612B4C8" w14:textId="77777777">
        <w:tc>
          <w:tcPr>
            <w:tcW w:w="426" w:type="pct"/>
            <w:tcBorders>
              <w:right w:val="single" w:sz="4" w:space="0" w:color="auto"/>
            </w:tcBorders>
            <w:vAlign w:val="center"/>
          </w:tcPr>
          <w:p w14:paraId="4691F7DD" w14:textId="08D29331" w:rsidR="00153161" w:rsidRPr="00BE7670" w:rsidRDefault="00153161" w:rsidP="00153161">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68DEC6AE" w14:textId="1165688A" w:rsidR="00153161" w:rsidRPr="00BE7670" w:rsidRDefault="00153161" w:rsidP="00153161">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4578E28B"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FA3FE88" w14:textId="77777777" w:rsidR="00153161" w:rsidRPr="0085213D" w:rsidRDefault="00153161" w:rsidP="00153161">
            <w:pPr>
              <w:spacing w:line="240" w:lineRule="atLeast"/>
              <w:ind w:firstLineChars="0" w:firstLine="0"/>
              <w:rPr>
                <w:sz w:val="16"/>
                <w:szCs w:val="16"/>
              </w:rPr>
            </w:pPr>
            <w:proofErr w:type="spellStart"/>
            <w:r w:rsidRPr="0085213D">
              <w:rPr>
                <w:sz w:val="16"/>
                <w:szCs w:val="16"/>
              </w:rPr>
              <w:t>TarSlipRatlimit_FL</w:t>
            </w:r>
            <w:proofErr w:type="spellEnd"/>
          </w:p>
          <w:p w14:paraId="01688BAA" w14:textId="77777777" w:rsidR="00153161" w:rsidRPr="0085213D" w:rsidRDefault="00153161" w:rsidP="00153161">
            <w:pPr>
              <w:spacing w:line="240" w:lineRule="atLeast"/>
              <w:ind w:firstLineChars="0" w:firstLine="0"/>
              <w:rPr>
                <w:sz w:val="16"/>
                <w:szCs w:val="16"/>
              </w:rPr>
            </w:pPr>
            <w:proofErr w:type="spellStart"/>
            <w:r w:rsidRPr="0085213D">
              <w:rPr>
                <w:sz w:val="16"/>
                <w:szCs w:val="16"/>
              </w:rPr>
              <w:t>TarSlipRatLimit_FR</w:t>
            </w:r>
            <w:proofErr w:type="spellEnd"/>
          </w:p>
          <w:p w14:paraId="22C2ADBC" w14:textId="77777777" w:rsidR="00153161" w:rsidRPr="0085213D" w:rsidRDefault="00153161" w:rsidP="00153161">
            <w:pPr>
              <w:spacing w:line="240" w:lineRule="atLeast"/>
              <w:ind w:firstLineChars="0" w:firstLine="0"/>
              <w:rPr>
                <w:sz w:val="16"/>
                <w:szCs w:val="16"/>
              </w:rPr>
            </w:pPr>
            <w:proofErr w:type="spellStart"/>
            <w:r w:rsidRPr="0085213D">
              <w:rPr>
                <w:sz w:val="16"/>
                <w:szCs w:val="16"/>
              </w:rPr>
              <w:t>TarSlipRatLimit_RL</w:t>
            </w:r>
            <w:proofErr w:type="spellEnd"/>
          </w:p>
          <w:p w14:paraId="4997C676" w14:textId="218FC8E3" w:rsidR="00153161" w:rsidRPr="00BE7670" w:rsidRDefault="00153161" w:rsidP="00153161">
            <w:pPr>
              <w:spacing w:line="240" w:lineRule="atLeast"/>
              <w:ind w:firstLineChars="0" w:firstLine="0"/>
              <w:rPr>
                <w:sz w:val="16"/>
                <w:szCs w:val="16"/>
              </w:rPr>
            </w:pPr>
            <w:proofErr w:type="spellStart"/>
            <w:r w:rsidRPr="0085213D">
              <w:rPr>
                <w:sz w:val="16"/>
                <w:szCs w:val="16"/>
              </w:rPr>
              <w:t>TarSlipRatLimit_RR</w:t>
            </w:r>
            <w:proofErr w:type="spellEnd"/>
          </w:p>
        </w:tc>
        <w:tc>
          <w:tcPr>
            <w:tcW w:w="844" w:type="pct"/>
            <w:tcBorders>
              <w:left w:val="single" w:sz="4" w:space="0" w:color="auto"/>
            </w:tcBorders>
            <w:vAlign w:val="center"/>
          </w:tcPr>
          <w:p w14:paraId="5EA58025" w14:textId="7A2558C2" w:rsidR="00153161" w:rsidRPr="00BE7670" w:rsidRDefault="00153161" w:rsidP="00153161">
            <w:pPr>
              <w:spacing w:line="240" w:lineRule="atLeast"/>
              <w:ind w:firstLineChars="0" w:firstLine="0"/>
              <w:rPr>
                <w:sz w:val="16"/>
                <w:szCs w:val="16"/>
              </w:rPr>
            </w:pPr>
            <w:r w:rsidRPr="00945008">
              <w:rPr>
                <w:rFonts w:hint="eastAsia"/>
                <w:sz w:val="16"/>
                <w:szCs w:val="16"/>
              </w:rPr>
              <w:t>目标制动滑移率</w:t>
            </w:r>
          </w:p>
        </w:tc>
        <w:tc>
          <w:tcPr>
            <w:tcW w:w="263" w:type="pct"/>
            <w:tcBorders>
              <w:left w:val="single" w:sz="4" w:space="0" w:color="auto"/>
              <w:right w:val="single" w:sz="4" w:space="0" w:color="auto"/>
            </w:tcBorders>
            <w:vAlign w:val="center"/>
          </w:tcPr>
          <w:p w14:paraId="0E31FF22" w14:textId="77777777" w:rsidR="00153161" w:rsidRPr="00B20CAE" w:rsidRDefault="00153161" w:rsidP="00153161">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F158036"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E46EAF" w14:textId="77777777" w:rsidR="00153161" w:rsidRPr="00B20CAE" w:rsidRDefault="00153161" w:rsidP="00153161">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4770BF5" w14:textId="77777777" w:rsidR="00153161" w:rsidRPr="00B20CAE" w:rsidRDefault="00153161" w:rsidP="00153161">
            <w:pPr>
              <w:spacing w:line="240" w:lineRule="atLeast"/>
              <w:ind w:firstLineChars="0" w:firstLine="0"/>
              <w:rPr>
                <w:rFonts w:ascii="Arial" w:eastAsiaTheme="minorEastAsia" w:hAnsi="Arial" w:cs="Arial"/>
                <w:sz w:val="16"/>
                <w:szCs w:val="16"/>
              </w:rPr>
            </w:pPr>
          </w:p>
        </w:tc>
      </w:tr>
      <w:tr w:rsidR="009D34EA" w14:paraId="6FA28CB0" w14:textId="77777777" w:rsidTr="00730290">
        <w:tc>
          <w:tcPr>
            <w:tcW w:w="426" w:type="pct"/>
            <w:tcBorders>
              <w:right w:val="single" w:sz="4" w:space="0" w:color="auto"/>
            </w:tcBorders>
            <w:vAlign w:val="center"/>
          </w:tcPr>
          <w:p w14:paraId="528FBB2E" w14:textId="0D634795"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6F0CB8A3" w14:textId="34BDE7E3"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561438C1"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06AF5D65" w:rsidR="009D34EA" w:rsidRPr="00B20CAE" w:rsidRDefault="009D34EA" w:rsidP="009D34EA">
            <w:pPr>
              <w:spacing w:line="240" w:lineRule="atLeast"/>
              <w:ind w:firstLineChars="0" w:firstLine="0"/>
              <w:rPr>
                <w:rFonts w:ascii="Arial" w:eastAsiaTheme="minorEastAsia" w:hAnsi="Arial" w:cs="Arial"/>
                <w:sz w:val="16"/>
                <w:szCs w:val="16"/>
              </w:rPr>
            </w:pPr>
          </w:p>
        </w:tc>
        <w:tc>
          <w:tcPr>
            <w:tcW w:w="844" w:type="pct"/>
            <w:tcBorders>
              <w:left w:val="single" w:sz="4" w:space="0" w:color="auto"/>
            </w:tcBorders>
            <w:vAlign w:val="center"/>
          </w:tcPr>
          <w:p w14:paraId="785DE51A" w14:textId="77189F97" w:rsidR="009D34EA" w:rsidRPr="00B20CAE" w:rsidRDefault="009D34EA" w:rsidP="009D34EA">
            <w:pPr>
              <w:ind w:firstLineChars="0" w:firstLine="0"/>
              <w:outlineLvl w:val="0"/>
              <w:rPr>
                <w:rFonts w:ascii="Microsoft YaHei" w:eastAsia="Microsoft YaHei" w:hAnsi="Microsoft YaHei" w:hint="eastAsia"/>
                <w:sz w:val="16"/>
                <w:szCs w:val="16"/>
              </w:rPr>
            </w:pPr>
          </w:p>
        </w:tc>
        <w:tc>
          <w:tcPr>
            <w:tcW w:w="263" w:type="pct"/>
            <w:tcBorders>
              <w:left w:val="single" w:sz="4" w:space="0" w:color="auto"/>
              <w:right w:val="single" w:sz="4" w:space="0" w:color="auto"/>
            </w:tcBorders>
            <w:vAlign w:val="center"/>
          </w:tcPr>
          <w:p w14:paraId="452B1034" w14:textId="77777777" w:rsidR="009D34EA" w:rsidRPr="00B20CAE" w:rsidRDefault="009D34EA" w:rsidP="009D34E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2BD54C" w14:textId="61E3B160" w:rsidR="009D34EA" w:rsidRPr="00B20CAE" w:rsidRDefault="009D34EA" w:rsidP="009D34EA">
            <w:pPr>
              <w:ind w:firstLineChars="0" w:firstLine="0"/>
              <w:outlineLvl w:val="0"/>
              <w:rPr>
                <w:rFonts w:ascii="Microsoft YaHei" w:eastAsia="Microsoft YaHei" w:hAnsi="Microsoft YaHei" w:hint="eastAsia"/>
                <w:sz w:val="16"/>
                <w:szCs w:val="16"/>
              </w:rPr>
            </w:pPr>
          </w:p>
        </w:tc>
      </w:tr>
      <w:tr w:rsidR="009D34EA" w14:paraId="1B85CB7A" w14:textId="77777777" w:rsidTr="00730290">
        <w:tc>
          <w:tcPr>
            <w:tcW w:w="426" w:type="pct"/>
            <w:tcBorders>
              <w:right w:val="single" w:sz="4" w:space="0" w:color="auto"/>
            </w:tcBorders>
            <w:vAlign w:val="center"/>
          </w:tcPr>
          <w:p w14:paraId="7636601E" w14:textId="069159E9"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1F125237" w14:textId="1132F047"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CE8D070"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6A3882D8" w:rsidR="009D34EA" w:rsidRPr="00B20CAE" w:rsidRDefault="009D34EA" w:rsidP="009D34EA">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AccActPos_FD</w:t>
            </w:r>
            <w:proofErr w:type="spellEnd"/>
          </w:p>
        </w:tc>
        <w:tc>
          <w:tcPr>
            <w:tcW w:w="844" w:type="pct"/>
            <w:tcBorders>
              <w:left w:val="single" w:sz="4" w:space="0" w:color="auto"/>
            </w:tcBorders>
            <w:vAlign w:val="center"/>
          </w:tcPr>
          <w:p w14:paraId="1D43EE20" w14:textId="15009B5F"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521305A9" w14:textId="77777777" w:rsidR="009D34EA" w:rsidRPr="00B20CAE" w:rsidRDefault="009D34EA" w:rsidP="009D34E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ECCFB89"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DA9A20"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5791EB" w14:textId="53554B80"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sz w:val="16"/>
                <w:szCs w:val="16"/>
              </w:rPr>
              <w:t>E=N*0.392157</w:t>
            </w:r>
          </w:p>
        </w:tc>
      </w:tr>
      <w:tr w:rsidR="009D34EA" w:rsidRPr="00490340" w14:paraId="5B53BA30" w14:textId="77777777" w:rsidTr="00956CAB">
        <w:tc>
          <w:tcPr>
            <w:tcW w:w="426" w:type="pct"/>
            <w:tcBorders>
              <w:right w:val="single" w:sz="4" w:space="0" w:color="auto"/>
            </w:tcBorders>
            <w:vAlign w:val="center"/>
          </w:tcPr>
          <w:p w14:paraId="102701CD" w14:textId="0A3E4BFD" w:rsidR="009D34EA" w:rsidRPr="00B20CAE" w:rsidRDefault="009D34EA" w:rsidP="009D34EA">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437CC427" w14:textId="12F5DE43"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47DEC3A"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DDC41AB" w14:textId="7D5C7066" w:rsidR="009D34EA" w:rsidRPr="00B20CAE" w:rsidRDefault="009D34EA" w:rsidP="009D34EA">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AccActPosV_FD</w:t>
            </w:r>
            <w:proofErr w:type="spellEnd"/>
          </w:p>
        </w:tc>
        <w:tc>
          <w:tcPr>
            <w:tcW w:w="844" w:type="pct"/>
            <w:tcBorders>
              <w:left w:val="single" w:sz="4" w:space="0" w:color="auto"/>
            </w:tcBorders>
            <w:vAlign w:val="center"/>
          </w:tcPr>
          <w:p w14:paraId="55CFF35E" w14:textId="5E5104DF" w:rsidR="009D34EA" w:rsidRPr="0032098B" w:rsidRDefault="009D34EA" w:rsidP="009D34EA">
            <w:pPr>
              <w:ind w:firstLineChars="0" w:firstLine="0"/>
              <w:outlineLvl w:val="0"/>
              <w:rPr>
                <w:rFonts w:ascii="Microsoft YaHei" w:eastAsia="Microsoft YaHei" w:hAnsi="Microsoft YaHei" w:hint="eastAsia"/>
                <w:sz w:val="16"/>
                <w:szCs w:val="16"/>
                <w:highlight w:val="yellow"/>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25B84A79" w14:textId="77777777" w:rsidR="009D34EA" w:rsidRPr="0032098B" w:rsidRDefault="009D34EA" w:rsidP="009D34E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A0DB7F5"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B570E17"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34B6C0" w14:textId="77777777" w:rsidR="009D34EA" w:rsidRPr="00B20CAE" w:rsidRDefault="009D34EA" w:rsidP="009D34EA">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05C46B44" w14:textId="3253D87D" w:rsidR="009D34EA" w:rsidRPr="00B20CAE" w:rsidRDefault="009D34EA" w:rsidP="009D34EA">
            <w:pPr>
              <w:ind w:firstLineChars="0" w:firstLine="0"/>
              <w:outlineLvl w:val="0"/>
              <w:rPr>
                <w:rFonts w:ascii="Microsoft YaHei" w:eastAsia="Microsoft YaHei" w:hAnsi="Microsoft YaHei" w:hint="eastAsia"/>
                <w:sz w:val="16"/>
                <w:szCs w:val="16"/>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9D34EA" w:rsidRPr="00490340" w14:paraId="30442CAB" w14:textId="77777777" w:rsidTr="00956CAB">
        <w:tc>
          <w:tcPr>
            <w:tcW w:w="426" w:type="pct"/>
            <w:tcBorders>
              <w:right w:val="single" w:sz="4" w:space="0" w:color="auto"/>
            </w:tcBorders>
            <w:vAlign w:val="center"/>
          </w:tcPr>
          <w:p w14:paraId="23058EF5" w14:textId="2C8CD424" w:rsidR="009D34EA" w:rsidRPr="00B20CAE" w:rsidRDefault="009D34EA" w:rsidP="009D34EA">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9D34EA" w:rsidRPr="00B20CAE" w:rsidRDefault="009D34EA" w:rsidP="009D34E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5D7FBAAA"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9D34EA" w:rsidRPr="00B20CAE" w:rsidRDefault="009D34EA" w:rsidP="009D34EA">
            <w:pPr>
              <w:spacing w:line="240" w:lineRule="atLeast"/>
              <w:ind w:firstLineChars="0" w:firstLine="0"/>
              <w:rPr>
                <w:rFonts w:ascii="Arial" w:eastAsiaTheme="minorEastAsia" w:hAnsi="Arial" w:cs="Arial"/>
                <w:sz w:val="16"/>
                <w:szCs w:val="16"/>
              </w:rPr>
            </w:pPr>
            <w:proofErr w:type="spellStart"/>
            <w:r w:rsidRPr="00D61A78">
              <w:rPr>
                <w:rFonts w:ascii="Arial" w:eastAsiaTheme="minorEastAsia" w:hAnsi="Arial" w:cs="Arial"/>
                <w:sz w:val="16"/>
                <w:szCs w:val="16"/>
              </w:rPr>
              <w:t>DrvActrStsFb</w:t>
            </w:r>
            <w:proofErr w:type="spellEnd"/>
          </w:p>
        </w:tc>
        <w:tc>
          <w:tcPr>
            <w:tcW w:w="844" w:type="pct"/>
            <w:tcBorders>
              <w:left w:val="single" w:sz="4" w:space="0" w:color="auto"/>
            </w:tcBorders>
            <w:vAlign w:val="center"/>
          </w:tcPr>
          <w:p w14:paraId="257E1EED" w14:textId="6D51A8F3" w:rsidR="009D34EA" w:rsidRDefault="00DA2034" w:rsidP="009D34EA">
            <w:pPr>
              <w:ind w:firstLineChars="0" w:firstLine="0"/>
              <w:outlineLvl w:val="0"/>
              <w:rPr>
                <w:rFonts w:ascii="Microsoft YaHei" w:eastAsia="Microsoft YaHei" w:hAnsi="Microsoft YaHei" w:hint="eastAsia"/>
                <w:sz w:val="16"/>
                <w:szCs w:val="16"/>
                <w:highlight w:val="yellow"/>
              </w:rPr>
            </w:pPr>
            <w:r w:rsidRPr="00DA2034">
              <w:rPr>
                <w:rFonts w:ascii="Microsoft YaHei" w:eastAsia="Microsoft YaHei" w:hAnsi="Microsoft YaHei" w:hint="eastAsia"/>
                <w:sz w:val="16"/>
                <w:szCs w:val="16"/>
              </w:rPr>
              <w:t>驱动执行器状态反馈(用于握手)</w:t>
            </w:r>
          </w:p>
        </w:tc>
        <w:tc>
          <w:tcPr>
            <w:tcW w:w="263" w:type="pct"/>
            <w:tcBorders>
              <w:left w:val="single" w:sz="4" w:space="0" w:color="auto"/>
              <w:right w:val="single" w:sz="4" w:space="0" w:color="auto"/>
            </w:tcBorders>
            <w:vAlign w:val="center"/>
          </w:tcPr>
          <w:p w14:paraId="72753459" w14:textId="77777777" w:rsidR="009D34EA" w:rsidRPr="0032098B" w:rsidRDefault="009D34EA" w:rsidP="009D34E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663AC3"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9D34EA" w:rsidRPr="00B20CAE" w:rsidRDefault="009D34EA" w:rsidP="009D34E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$0 = </w:t>
            </w:r>
            <w:proofErr w:type="spellStart"/>
            <w:r w:rsidRPr="005D5DCA">
              <w:rPr>
                <w:rFonts w:ascii="Microsoft YaHei" w:eastAsia="Microsoft YaHei" w:hAnsi="Microsoft YaHei"/>
                <w:sz w:val="16"/>
                <w:szCs w:val="16"/>
              </w:rPr>
              <w:t>Not_Controllable</w:t>
            </w:r>
            <w:proofErr w:type="spellEnd"/>
          </w:p>
          <w:p w14:paraId="0091796E"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$1 = </w:t>
            </w:r>
            <w:proofErr w:type="spellStart"/>
            <w:r w:rsidRPr="005D5DCA">
              <w:rPr>
                <w:rFonts w:ascii="Microsoft YaHei" w:eastAsia="Microsoft YaHei" w:hAnsi="Microsoft YaHei"/>
                <w:sz w:val="16"/>
                <w:szCs w:val="16"/>
              </w:rPr>
              <w:t>Ready_for_Control</w:t>
            </w:r>
            <w:proofErr w:type="spellEnd"/>
          </w:p>
          <w:p w14:paraId="67EC0FFB"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lastRenderedPageBreak/>
              <w:t>$2 = Controlled</w:t>
            </w:r>
          </w:p>
          <w:p w14:paraId="662DF1AA" w14:textId="77777777" w:rsidR="009D34EA" w:rsidRPr="005D5DCA"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405FA4DB" w14:textId="0B9CF821" w:rsidR="009D34EA" w:rsidRPr="00B20CAE" w:rsidRDefault="009D34EA" w:rsidP="009D34EA">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F64B2D" w:rsidRPr="00490340" w14:paraId="256EE1BF" w14:textId="77777777" w:rsidTr="00956CAB">
        <w:tc>
          <w:tcPr>
            <w:tcW w:w="426" w:type="pct"/>
            <w:tcBorders>
              <w:right w:val="single" w:sz="4" w:space="0" w:color="auto"/>
            </w:tcBorders>
            <w:vAlign w:val="center"/>
          </w:tcPr>
          <w:p w14:paraId="07673730" w14:textId="5948DFB5" w:rsidR="00F64B2D" w:rsidRDefault="00F64B2D" w:rsidP="00F64B2D">
            <w:pPr>
              <w:spacing w:line="240" w:lineRule="atLeast"/>
              <w:ind w:leftChars="-53" w:left="-12" w:hangingChars="62" w:hanging="99"/>
              <w:rPr>
                <w:rFonts w:ascii="Arial" w:eastAsiaTheme="minorEastAsia" w:hAnsi="Arial" w:cs="Arial"/>
                <w:sz w:val="16"/>
                <w:szCs w:val="16"/>
              </w:rPr>
            </w:pPr>
            <w:commentRangeStart w:id="116"/>
            <w:commentRangeStart w:id="117"/>
            <w:r w:rsidRPr="002464E2">
              <w:rPr>
                <w:rFonts w:hint="eastAsia"/>
                <w:sz w:val="16"/>
                <w:szCs w:val="16"/>
              </w:rPr>
              <w:lastRenderedPageBreak/>
              <w:t>MCU</w:t>
            </w:r>
            <w:commentRangeEnd w:id="116"/>
            <w:r w:rsidR="00092C70">
              <w:rPr>
                <w:rStyle w:val="affff4"/>
                <w:rFonts w:ascii="Arial" w:eastAsiaTheme="minorEastAsia" w:hAnsi="Arial" w:cs="Arial"/>
                <w:sz w:val="16"/>
                <w:szCs w:val="16"/>
              </w:rPr>
              <w:commentReference w:id="116"/>
            </w:r>
            <w:commentRangeEnd w:id="117"/>
            <w:r w:rsidR="002464E2">
              <w:rPr>
                <w:rStyle w:val="affff4"/>
                <w:rFonts w:ascii="Arial" w:eastAsiaTheme="minorEastAsia" w:hAnsi="Arial" w:cs="Arial"/>
                <w:sz w:val="16"/>
                <w:szCs w:val="16"/>
              </w:rPr>
              <w:commentReference w:id="117"/>
            </w:r>
          </w:p>
        </w:tc>
        <w:tc>
          <w:tcPr>
            <w:tcW w:w="304" w:type="pct"/>
            <w:tcBorders>
              <w:right w:val="single" w:sz="4" w:space="0" w:color="auto"/>
            </w:tcBorders>
            <w:vAlign w:val="center"/>
          </w:tcPr>
          <w:p w14:paraId="1DBCE888" w14:textId="5BBB0057" w:rsidR="00F64B2D" w:rsidRPr="00BE7670" w:rsidRDefault="00F64B2D" w:rsidP="00F64B2D">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733176C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A7AF07" w14:textId="6534A257" w:rsidR="00F64B2D" w:rsidRPr="00D61A78" w:rsidRDefault="00F64B2D" w:rsidP="00F64B2D">
            <w:pPr>
              <w:spacing w:line="240" w:lineRule="atLeast"/>
              <w:ind w:firstLineChars="0" w:firstLine="0"/>
              <w:rPr>
                <w:rFonts w:ascii="Arial" w:eastAsiaTheme="minorEastAsia" w:hAnsi="Arial" w:cs="Arial"/>
                <w:sz w:val="16"/>
                <w:szCs w:val="16"/>
              </w:rPr>
            </w:pPr>
            <w:proofErr w:type="spellStart"/>
            <w:r w:rsidRPr="00961A54">
              <w:rPr>
                <w:rFonts w:ascii="Arial" w:eastAsiaTheme="minorEastAsia" w:hAnsi="Arial" w:cs="Arial"/>
                <w:sz w:val="16"/>
                <w:szCs w:val="16"/>
              </w:rPr>
              <w:t>VmcDrvTrqCtrlActRqst</w:t>
            </w:r>
            <w:proofErr w:type="spellEnd"/>
          </w:p>
        </w:tc>
        <w:tc>
          <w:tcPr>
            <w:tcW w:w="844" w:type="pct"/>
            <w:tcBorders>
              <w:left w:val="single" w:sz="4" w:space="0" w:color="auto"/>
            </w:tcBorders>
            <w:vAlign w:val="center"/>
          </w:tcPr>
          <w:p w14:paraId="7AF2727C" w14:textId="461DA6AD" w:rsidR="00F64B2D" w:rsidRPr="00DA2034" w:rsidRDefault="00F64B2D" w:rsidP="00F64B2D">
            <w:pPr>
              <w:ind w:firstLineChars="0" w:firstLine="0"/>
              <w:outlineLvl w:val="0"/>
              <w:rPr>
                <w:rFonts w:ascii="Microsoft YaHei" w:eastAsia="Microsoft YaHei" w:hAnsi="Microsoft YaHei" w:hint="eastAsia"/>
                <w:sz w:val="16"/>
                <w:szCs w:val="16"/>
              </w:rPr>
            </w:pPr>
            <w:r w:rsidRPr="00143D7B">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421F022C"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AA32707"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01D179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150F4D0" w14:textId="77777777" w:rsidR="00F64B2D" w:rsidRPr="00C451D9" w:rsidRDefault="00F64B2D" w:rsidP="00F64B2D">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$0=Not request</w:t>
            </w:r>
          </w:p>
          <w:p w14:paraId="171F438B" w14:textId="79CCC4F9" w:rsidR="00F64B2D" w:rsidRPr="005D5DCA" w:rsidRDefault="00F64B2D" w:rsidP="00F64B2D">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$1=control request</w:t>
            </w:r>
          </w:p>
        </w:tc>
      </w:tr>
      <w:tr w:rsidR="00F64B2D" w:rsidRPr="00490340" w14:paraId="63997FFD" w14:textId="77777777" w:rsidTr="00956CAB">
        <w:tc>
          <w:tcPr>
            <w:tcW w:w="426" w:type="pct"/>
            <w:tcBorders>
              <w:right w:val="single" w:sz="4" w:space="0" w:color="auto"/>
            </w:tcBorders>
            <w:vAlign w:val="center"/>
          </w:tcPr>
          <w:p w14:paraId="4A2EBB56" w14:textId="671E4B03" w:rsidR="00F64B2D" w:rsidRDefault="00F64B2D" w:rsidP="00F64B2D">
            <w:pPr>
              <w:spacing w:line="240" w:lineRule="atLeast"/>
              <w:ind w:leftChars="-53" w:left="-12" w:hangingChars="62" w:hanging="99"/>
              <w:rPr>
                <w:rFonts w:ascii="Arial" w:eastAsiaTheme="minorEastAsia" w:hAnsi="Arial" w:cs="Arial"/>
                <w:sz w:val="16"/>
                <w:szCs w:val="16"/>
              </w:rPr>
            </w:pPr>
            <w:r w:rsidRPr="002464E2">
              <w:rPr>
                <w:rFonts w:hint="eastAsia"/>
                <w:sz w:val="16"/>
                <w:szCs w:val="16"/>
                <w:highlight w:val="yellow"/>
              </w:rPr>
              <w:t>MCU</w:t>
            </w:r>
          </w:p>
        </w:tc>
        <w:tc>
          <w:tcPr>
            <w:tcW w:w="304" w:type="pct"/>
            <w:tcBorders>
              <w:right w:val="single" w:sz="4" w:space="0" w:color="auto"/>
            </w:tcBorders>
            <w:vAlign w:val="center"/>
          </w:tcPr>
          <w:p w14:paraId="7DD59C7E" w14:textId="103095D3" w:rsidR="00F64B2D" w:rsidRPr="00BE7670" w:rsidRDefault="00F64B2D" w:rsidP="00F64B2D">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06E18E3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192142" w14:textId="08AC7859" w:rsidR="00F64B2D" w:rsidRPr="00961A54" w:rsidRDefault="00F64B2D" w:rsidP="00F64B2D">
            <w:pPr>
              <w:spacing w:line="240" w:lineRule="atLeast"/>
              <w:ind w:firstLineChars="0" w:firstLine="0"/>
              <w:rPr>
                <w:rFonts w:ascii="Arial" w:eastAsiaTheme="minorEastAsia" w:hAnsi="Arial" w:cs="Arial"/>
                <w:sz w:val="16"/>
                <w:szCs w:val="16"/>
              </w:rPr>
            </w:pPr>
            <w:proofErr w:type="spellStart"/>
            <w:r w:rsidRPr="00390C15">
              <w:rPr>
                <w:rFonts w:ascii="Arial" w:eastAsiaTheme="minorEastAsia" w:hAnsi="Arial" w:cs="Arial"/>
                <w:sz w:val="16"/>
                <w:szCs w:val="16"/>
              </w:rPr>
              <w:t>TotTarDriTrqUpLimCotrlRqst</w:t>
            </w:r>
            <w:proofErr w:type="spellEnd"/>
          </w:p>
        </w:tc>
        <w:tc>
          <w:tcPr>
            <w:tcW w:w="844" w:type="pct"/>
            <w:tcBorders>
              <w:left w:val="single" w:sz="4" w:space="0" w:color="auto"/>
            </w:tcBorders>
            <w:vAlign w:val="center"/>
          </w:tcPr>
          <w:p w14:paraId="5D1D9593" w14:textId="7F08C100" w:rsidR="00F64B2D" w:rsidRPr="00143D7B" w:rsidRDefault="00F64B2D" w:rsidP="00F64B2D">
            <w:pPr>
              <w:ind w:firstLineChars="0" w:firstLine="0"/>
              <w:outlineLvl w:val="0"/>
              <w:rPr>
                <w:rFonts w:ascii="Microsoft YaHei" w:eastAsia="Microsoft YaHei" w:hAnsi="Microsoft YaHei" w:hint="eastAsia"/>
                <w:sz w:val="16"/>
                <w:szCs w:val="16"/>
              </w:rPr>
            </w:pPr>
            <w:r w:rsidRPr="00A57E39">
              <w:rPr>
                <w:rFonts w:ascii="Microsoft YaHei" w:eastAsia="Microsoft YaHei" w:hAnsi="Microsoft YaHei" w:hint="eastAsia"/>
                <w:sz w:val="16"/>
                <w:szCs w:val="16"/>
              </w:rPr>
              <w:t>总扭矩上限控制请求状态</w:t>
            </w:r>
          </w:p>
        </w:tc>
        <w:tc>
          <w:tcPr>
            <w:tcW w:w="263" w:type="pct"/>
            <w:tcBorders>
              <w:left w:val="single" w:sz="4" w:space="0" w:color="auto"/>
              <w:right w:val="single" w:sz="4" w:space="0" w:color="auto"/>
            </w:tcBorders>
            <w:vAlign w:val="center"/>
          </w:tcPr>
          <w:p w14:paraId="530015DF"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553F45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0D074E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F073FE" w14:textId="77777777" w:rsidR="00F64B2D" w:rsidRPr="00F64B2D" w:rsidRDefault="00F64B2D" w:rsidP="00F64B2D">
            <w:pPr>
              <w:ind w:firstLineChars="0" w:firstLine="0"/>
              <w:outlineLvl w:val="0"/>
              <w:rPr>
                <w:rFonts w:ascii="Microsoft YaHei" w:eastAsia="Microsoft YaHei" w:hAnsi="Microsoft YaHei" w:hint="eastAsia"/>
                <w:sz w:val="16"/>
                <w:szCs w:val="16"/>
              </w:rPr>
            </w:pPr>
            <w:r w:rsidRPr="00F64B2D">
              <w:rPr>
                <w:rFonts w:ascii="Microsoft YaHei" w:eastAsia="Microsoft YaHei" w:hAnsi="Microsoft YaHei"/>
                <w:sz w:val="16"/>
                <w:szCs w:val="16"/>
              </w:rPr>
              <w:t xml:space="preserve">$0=No </w:t>
            </w:r>
            <w:commentRangeStart w:id="118"/>
            <w:commentRangeStart w:id="119"/>
            <w:r w:rsidRPr="00F64B2D">
              <w:rPr>
                <w:rFonts w:ascii="Microsoft YaHei" w:eastAsia="Microsoft YaHei" w:hAnsi="Microsoft YaHei"/>
                <w:sz w:val="16"/>
                <w:szCs w:val="16"/>
              </w:rPr>
              <w:t>Requested</w:t>
            </w:r>
            <w:commentRangeEnd w:id="118"/>
            <w:r w:rsidR="00092C70" w:rsidRPr="00F64B2D">
              <w:rPr>
                <w:rStyle w:val="affff4"/>
                <w:rFonts w:ascii="Microsoft YaHei" w:eastAsia="Microsoft YaHei" w:hAnsi="Microsoft YaHei"/>
                <w:sz w:val="16"/>
                <w:szCs w:val="16"/>
              </w:rPr>
              <w:commentReference w:id="118"/>
            </w:r>
            <w:commentRangeEnd w:id="119"/>
            <w:r w:rsidR="00DF55F8" w:rsidRPr="00F64B2D">
              <w:rPr>
                <w:rStyle w:val="affff4"/>
                <w:rFonts w:ascii="Microsoft YaHei" w:eastAsia="Microsoft YaHei" w:hAnsi="Microsoft YaHei"/>
                <w:sz w:val="16"/>
                <w:szCs w:val="16"/>
              </w:rPr>
              <w:commentReference w:id="119"/>
            </w:r>
            <w:r w:rsidRPr="00F64B2D">
              <w:rPr>
                <w:rFonts w:ascii="Microsoft YaHei" w:eastAsia="Microsoft YaHei" w:hAnsi="Microsoft YaHei"/>
                <w:sz w:val="16"/>
                <w:szCs w:val="16"/>
              </w:rPr>
              <w:t xml:space="preserve"> </w:t>
            </w:r>
          </w:p>
          <w:p w14:paraId="1821CBF0" w14:textId="3F9EB1A3" w:rsidR="00F64B2D" w:rsidRPr="00C451D9" w:rsidRDefault="00F64B2D" w:rsidP="00F64B2D">
            <w:pPr>
              <w:ind w:firstLineChars="0" w:firstLine="0"/>
              <w:outlineLvl w:val="0"/>
              <w:rPr>
                <w:rFonts w:ascii="Microsoft YaHei" w:eastAsia="Microsoft YaHei" w:hAnsi="Microsoft YaHei" w:hint="eastAsia"/>
                <w:sz w:val="16"/>
                <w:szCs w:val="16"/>
              </w:rPr>
            </w:pPr>
            <w:r w:rsidRPr="00F64B2D">
              <w:rPr>
                <w:rFonts w:ascii="Microsoft YaHei" w:eastAsia="Microsoft YaHei" w:hAnsi="Microsoft YaHei"/>
                <w:sz w:val="16"/>
                <w:szCs w:val="16"/>
              </w:rPr>
              <w:t>$1=Requested</w:t>
            </w:r>
          </w:p>
        </w:tc>
      </w:tr>
      <w:tr w:rsidR="00F64B2D" w:rsidRPr="00490340" w14:paraId="2AAD23E3" w14:textId="77777777" w:rsidTr="00956CAB">
        <w:tc>
          <w:tcPr>
            <w:tcW w:w="426" w:type="pct"/>
            <w:tcBorders>
              <w:right w:val="single" w:sz="4" w:space="0" w:color="auto"/>
            </w:tcBorders>
            <w:vAlign w:val="center"/>
          </w:tcPr>
          <w:p w14:paraId="210ED9DC" w14:textId="091A8CD3" w:rsidR="00F64B2D" w:rsidRDefault="00F64B2D" w:rsidP="00F64B2D">
            <w:pPr>
              <w:spacing w:line="240" w:lineRule="atLeast"/>
              <w:ind w:leftChars="-53" w:left="-12" w:hangingChars="62" w:hanging="99"/>
              <w:rPr>
                <w:rFonts w:ascii="Arial" w:eastAsiaTheme="minorEastAsia" w:hAnsi="Arial" w:cs="Arial"/>
                <w:sz w:val="16"/>
                <w:szCs w:val="16"/>
              </w:rPr>
            </w:pPr>
            <w:r w:rsidRPr="002464E2">
              <w:rPr>
                <w:rFonts w:hint="eastAsia"/>
                <w:sz w:val="16"/>
                <w:szCs w:val="16"/>
                <w:highlight w:val="yellow"/>
              </w:rPr>
              <w:t>MCU</w:t>
            </w:r>
          </w:p>
        </w:tc>
        <w:tc>
          <w:tcPr>
            <w:tcW w:w="304" w:type="pct"/>
            <w:tcBorders>
              <w:right w:val="single" w:sz="4" w:space="0" w:color="auto"/>
            </w:tcBorders>
            <w:vAlign w:val="center"/>
          </w:tcPr>
          <w:p w14:paraId="51C89F31" w14:textId="5A99382B" w:rsidR="00F64B2D" w:rsidRPr="00BE7670" w:rsidRDefault="00F64B2D" w:rsidP="00F64B2D">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1890059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832AC05" w14:textId="225EE897" w:rsidR="00F64B2D" w:rsidRPr="00F247D4" w:rsidRDefault="00F64B2D" w:rsidP="00F64B2D">
            <w:pPr>
              <w:spacing w:line="240" w:lineRule="atLeast"/>
              <w:ind w:firstLineChars="0" w:firstLine="0"/>
              <w:rPr>
                <w:rFonts w:ascii="Arial" w:eastAsiaTheme="minorEastAsia" w:hAnsi="Arial" w:cs="Arial"/>
                <w:sz w:val="16"/>
                <w:szCs w:val="16"/>
                <w:highlight w:val="cyan"/>
              </w:rPr>
            </w:pPr>
            <w:proofErr w:type="spellStart"/>
            <w:r w:rsidRPr="00F247D4">
              <w:rPr>
                <w:rFonts w:ascii="Arial" w:eastAsiaTheme="minorEastAsia" w:hAnsi="Arial" w:cs="Arial" w:hint="eastAsia"/>
                <w:sz w:val="16"/>
                <w:szCs w:val="16"/>
                <w:highlight w:val="cyan"/>
              </w:rPr>
              <w:t>TotTarDriTrqUpLim</w:t>
            </w:r>
            <w:proofErr w:type="spellEnd"/>
            <w:r>
              <w:rPr>
                <w:rFonts w:ascii="Arial" w:eastAsiaTheme="minorEastAsia" w:hAnsi="Arial" w:cs="Arial" w:hint="eastAsia"/>
                <w:sz w:val="16"/>
                <w:szCs w:val="16"/>
                <w:highlight w:val="cyan"/>
              </w:rPr>
              <w:t xml:space="preserve"> </w:t>
            </w:r>
            <w:r>
              <w:rPr>
                <w:rFonts w:ascii="Arial" w:eastAsiaTheme="minorEastAsia" w:hAnsi="Arial" w:cs="Arial" w:hint="eastAsia"/>
                <w:sz w:val="16"/>
                <w:szCs w:val="16"/>
                <w:highlight w:val="cyan"/>
              </w:rPr>
              <w:t>考虑区分前后左右电机？</w:t>
            </w:r>
          </w:p>
        </w:tc>
        <w:tc>
          <w:tcPr>
            <w:tcW w:w="844" w:type="pct"/>
            <w:tcBorders>
              <w:left w:val="single" w:sz="4" w:space="0" w:color="auto"/>
            </w:tcBorders>
            <w:vAlign w:val="center"/>
          </w:tcPr>
          <w:p w14:paraId="7AFE30ED" w14:textId="48830378" w:rsidR="00F64B2D" w:rsidRPr="00F247D4" w:rsidRDefault="00F64B2D" w:rsidP="00F64B2D">
            <w:pPr>
              <w:ind w:firstLineChars="0" w:firstLine="0"/>
              <w:outlineLvl w:val="0"/>
              <w:rPr>
                <w:rFonts w:ascii="Microsoft YaHei" w:eastAsia="Microsoft YaHei" w:hAnsi="Microsoft YaHei" w:hint="eastAsia"/>
                <w:sz w:val="16"/>
                <w:szCs w:val="16"/>
                <w:highlight w:val="cyan"/>
              </w:rPr>
            </w:pPr>
            <w:r w:rsidRPr="00F247D4">
              <w:rPr>
                <w:rFonts w:ascii="Microsoft YaHei" w:eastAsia="Microsoft YaHei" w:hAnsi="Microsoft YaHei" w:hint="eastAsia"/>
                <w:sz w:val="16"/>
                <w:szCs w:val="16"/>
                <w:highlight w:val="cyan"/>
              </w:rPr>
              <w:t>总扭矩的上限值</w:t>
            </w:r>
          </w:p>
        </w:tc>
        <w:tc>
          <w:tcPr>
            <w:tcW w:w="263" w:type="pct"/>
            <w:tcBorders>
              <w:left w:val="single" w:sz="4" w:space="0" w:color="auto"/>
              <w:right w:val="single" w:sz="4" w:space="0" w:color="auto"/>
            </w:tcBorders>
            <w:vAlign w:val="center"/>
          </w:tcPr>
          <w:p w14:paraId="04A7F0A2" w14:textId="77777777" w:rsidR="00F64B2D" w:rsidRPr="0032098B"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9C7262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80EB16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6B9A2F3" w14:textId="77777777" w:rsidR="00F64B2D" w:rsidRPr="005D5DCA" w:rsidRDefault="00F64B2D" w:rsidP="00F64B2D">
            <w:pPr>
              <w:ind w:firstLineChars="0" w:firstLine="0"/>
              <w:outlineLvl w:val="0"/>
              <w:rPr>
                <w:rFonts w:ascii="Microsoft YaHei" w:eastAsia="Microsoft YaHei" w:hAnsi="Microsoft YaHei" w:hint="eastAsia"/>
                <w:sz w:val="16"/>
                <w:szCs w:val="16"/>
              </w:rPr>
            </w:pPr>
          </w:p>
        </w:tc>
      </w:tr>
      <w:tr w:rsidR="00F64B2D" w:rsidRPr="0026207A" w14:paraId="1F1D26B8" w14:textId="77777777" w:rsidTr="00956CAB">
        <w:tc>
          <w:tcPr>
            <w:tcW w:w="426" w:type="pct"/>
            <w:tcBorders>
              <w:right w:val="single" w:sz="4" w:space="0" w:color="auto"/>
            </w:tcBorders>
            <w:vAlign w:val="center"/>
          </w:tcPr>
          <w:p w14:paraId="3DE8DCC2" w14:textId="25B4EF5E" w:rsidR="00F64B2D" w:rsidRPr="0026207A" w:rsidRDefault="00F64B2D" w:rsidP="00F64B2D">
            <w:pPr>
              <w:spacing w:line="240" w:lineRule="atLeast"/>
              <w:ind w:firstLineChars="0" w:firstLine="0"/>
              <w:rPr>
                <w:rFonts w:ascii="Arial" w:eastAsiaTheme="minorEastAsia" w:hAnsi="Arial" w:cs="Arial"/>
                <w:sz w:val="16"/>
                <w:szCs w:val="16"/>
              </w:rPr>
            </w:pPr>
            <w:r w:rsidRPr="0026207A">
              <w:rPr>
                <w:rFonts w:hint="eastAsia"/>
                <w:sz w:val="16"/>
                <w:szCs w:val="16"/>
              </w:rPr>
              <w:t>VMCU</w:t>
            </w:r>
          </w:p>
        </w:tc>
        <w:tc>
          <w:tcPr>
            <w:tcW w:w="304" w:type="pct"/>
            <w:tcBorders>
              <w:right w:val="single" w:sz="4" w:space="0" w:color="auto"/>
            </w:tcBorders>
            <w:vAlign w:val="center"/>
          </w:tcPr>
          <w:p w14:paraId="2969C549" w14:textId="294FA6F7" w:rsidR="00F64B2D" w:rsidRPr="0026207A" w:rsidRDefault="00F64B2D" w:rsidP="00F64B2D">
            <w:pPr>
              <w:spacing w:line="240" w:lineRule="atLeast"/>
              <w:ind w:firstLineChars="0" w:firstLine="0"/>
              <w:rPr>
                <w:rFonts w:ascii="Arial" w:eastAsiaTheme="minorEastAsia" w:hAnsi="Arial" w:cs="Arial"/>
                <w:sz w:val="16"/>
                <w:szCs w:val="16"/>
              </w:rPr>
            </w:pPr>
            <w:r w:rsidRPr="0026207A">
              <w:rPr>
                <w:rFonts w:hint="eastAsia"/>
                <w:sz w:val="16"/>
                <w:szCs w:val="16"/>
              </w:rPr>
              <w:t>CDC</w:t>
            </w:r>
          </w:p>
        </w:tc>
        <w:tc>
          <w:tcPr>
            <w:tcW w:w="375" w:type="pct"/>
            <w:tcBorders>
              <w:right w:val="single" w:sz="4" w:space="0" w:color="auto"/>
            </w:tcBorders>
            <w:vAlign w:val="center"/>
          </w:tcPr>
          <w:p w14:paraId="59C24DF2"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F64B2D" w:rsidRPr="0026207A" w:rsidRDefault="00F64B2D" w:rsidP="00F64B2D">
            <w:pPr>
              <w:spacing w:line="240" w:lineRule="atLeast"/>
              <w:ind w:firstLineChars="0" w:firstLine="0"/>
              <w:rPr>
                <w:rFonts w:ascii="Arial" w:eastAsiaTheme="minorEastAsia" w:hAnsi="Arial" w:cs="Arial"/>
                <w:sz w:val="16"/>
                <w:szCs w:val="16"/>
              </w:rPr>
            </w:pPr>
            <w:proofErr w:type="spellStart"/>
            <w:r w:rsidRPr="0026207A">
              <w:rPr>
                <w:rFonts w:hint="eastAsia"/>
                <w:sz w:val="16"/>
                <w:szCs w:val="16"/>
              </w:rPr>
              <w:t>CdcActvRqst</w:t>
            </w:r>
            <w:proofErr w:type="spellEnd"/>
          </w:p>
        </w:tc>
        <w:tc>
          <w:tcPr>
            <w:tcW w:w="844" w:type="pct"/>
            <w:tcBorders>
              <w:left w:val="single" w:sz="4" w:space="0" w:color="auto"/>
            </w:tcBorders>
            <w:vAlign w:val="center"/>
          </w:tcPr>
          <w:p w14:paraId="274929AE" w14:textId="794DBB68" w:rsidR="00F64B2D" w:rsidRPr="0026207A" w:rsidRDefault="00F64B2D" w:rsidP="00F64B2D">
            <w:pPr>
              <w:ind w:firstLineChars="0" w:firstLine="0"/>
              <w:outlineLvl w:val="0"/>
              <w:rPr>
                <w:rFonts w:ascii="Microsoft YaHei" w:eastAsia="Microsoft YaHei" w:hAnsi="Microsoft YaHei" w:hint="eastAsia"/>
                <w:sz w:val="16"/>
                <w:szCs w:val="16"/>
              </w:rPr>
            </w:pPr>
            <w:r w:rsidRPr="0026207A">
              <w:rPr>
                <w:rFonts w:hint="eastAsia"/>
                <w:sz w:val="16"/>
                <w:szCs w:val="16"/>
              </w:rPr>
              <w:t>CDC</w:t>
            </w:r>
            <w:r w:rsidRPr="0026207A">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F64B2D" w:rsidRPr="0026207A"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1B86C8"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$0=No Request</w:t>
            </w:r>
            <w:r w:rsidRPr="0026207A">
              <w:rPr>
                <w:rFonts w:hint="eastAsia"/>
                <w:sz w:val="16"/>
                <w:szCs w:val="16"/>
              </w:rPr>
              <w:t>（无请求）</w:t>
            </w:r>
            <w:r w:rsidRPr="0026207A">
              <w:rPr>
                <w:rFonts w:hint="eastAsia"/>
                <w:sz w:val="16"/>
                <w:szCs w:val="16"/>
              </w:rPr>
              <w:br/>
              <w:t>$1=Request</w:t>
            </w:r>
            <w:r w:rsidRPr="0026207A">
              <w:rPr>
                <w:rFonts w:hint="eastAsia"/>
                <w:sz w:val="16"/>
                <w:szCs w:val="16"/>
              </w:rPr>
              <w:t>（请求）</w:t>
            </w:r>
          </w:p>
          <w:p w14:paraId="11525896" w14:textId="77777777" w:rsidR="00F64B2D" w:rsidRPr="0026207A" w:rsidRDefault="00F64B2D" w:rsidP="00F64B2D">
            <w:pPr>
              <w:ind w:firstLineChars="0" w:firstLine="0"/>
              <w:outlineLvl w:val="0"/>
              <w:rPr>
                <w:rFonts w:ascii="Microsoft YaHei" w:eastAsia="Microsoft YaHei" w:hAnsi="Microsoft YaHei" w:hint="eastAsia"/>
                <w:sz w:val="16"/>
                <w:szCs w:val="16"/>
              </w:rPr>
            </w:pPr>
          </w:p>
        </w:tc>
      </w:tr>
      <w:tr w:rsidR="00F64B2D" w:rsidRPr="0026207A" w14:paraId="7E3DB017" w14:textId="77777777" w:rsidTr="00956CAB">
        <w:tc>
          <w:tcPr>
            <w:tcW w:w="426" w:type="pct"/>
            <w:tcBorders>
              <w:right w:val="single" w:sz="4" w:space="0" w:color="auto"/>
            </w:tcBorders>
            <w:vAlign w:val="center"/>
          </w:tcPr>
          <w:p w14:paraId="12934F69" w14:textId="590E8630" w:rsidR="00F64B2D" w:rsidRPr="0026207A" w:rsidRDefault="00F64B2D" w:rsidP="00F64B2D">
            <w:pPr>
              <w:spacing w:line="240" w:lineRule="atLeast"/>
              <w:ind w:firstLineChars="0" w:firstLine="0"/>
              <w:rPr>
                <w:rFonts w:ascii="Arial" w:eastAsiaTheme="minorEastAsia" w:hAnsi="Arial" w:cs="Arial"/>
                <w:sz w:val="16"/>
                <w:szCs w:val="16"/>
              </w:rPr>
            </w:pPr>
            <w:r w:rsidRPr="0026207A">
              <w:rPr>
                <w:rFonts w:hint="eastAsia"/>
                <w:sz w:val="16"/>
                <w:szCs w:val="16"/>
              </w:rPr>
              <w:t>VMCU</w:t>
            </w:r>
          </w:p>
        </w:tc>
        <w:tc>
          <w:tcPr>
            <w:tcW w:w="304" w:type="pct"/>
            <w:tcBorders>
              <w:right w:val="single" w:sz="4" w:space="0" w:color="auto"/>
            </w:tcBorders>
            <w:vAlign w:val="center"/>
          </w:tcPr>
          <w:p w14:paraId="385A33EF" w14:textId="1D3ECFFB" w:rsidR="00F64B2D" w:rsidRPr="0026207A" w:rsidRDefault="00F64B2D" w:rsidP="00F64B2D">
            <w:pPr>
              <w:spacing w:line="240" w:lineRule="atLeast"/>
              <w:ind w:firstLineChars="0" w:firstLine="0"/>
              <w:rPr>
                <w:rFonts w:ascii="Arial" w:eastAsiaTheme="minorEastAsia" w:hAnsi="Arial" w:cs="Arial"/>
                <w:sz w:val="16"/>
                <w:szCs w:val="16"/>
              </w:rPr>
            </w:pPr>
            <w:r w:rsidRPr="0026207A">
              <w:rPr>
                <w:rFonts w:hint="eastAsia"/>
                <w:sz w:val="16"/>
                <w:szCs w:val="16"/>
              </w:rPr>
              <w:t>CDC</w:t>
            </w:r>
          </w:p>
        </w:tc>
        <w:tc>
          <w:tcPr>
            <w:tcW w:w="375" w:type="pct"/>
            <w:tcBorders>
              <w:right w:val="single" w:sz="4" w:space="0" w:color="auto"/>
            </w:tcBorders>
            <w:vAlign w:val="center"/>
          </w:tcPr>
          <w:p w14:paraId="7787188F"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C6FE" w14:textId="77777777" w:rsidR="001D6325" w:rsidRDefault="001D6325" w:rsidP="001D6325">
            <w:pPr>
              <w:adjustRightInd w:val="0"/>
              <w:snapToGrid w:val="0"/>
              <w:ind w:firstLineChars="0" w:firstLine="0"/>
              <w:rPr>
                <w:ins w:id="120" w:author="Yang Zhen SGH CDAY223" w:date="2026-01-16T10:45:00Z" w16du:dateUtc="2026-01-16T02:45:00Z"/>
                <w:sz w:val="16"/>
                <w:szCs w:val="16"/>
              </w:rPr>
            </w:pPr>
            <w:proofErr w:type="spellStart"/>
            <w:ins w:id="121" w:author="Yang Zhen SGH CDAY223" w:date="2026-01-16T10:45:00Z" w16du:dateUtc="2026-01-16T02:45:00Z">
              <w:r w:rsidRPr="00E53882">
                <w:rPr>
                  <w:sz w:val="16"/>
                  <w:szCs w:val="16"/>
                </w:rPr>
                <w:t>CdcCurrentMax</w:t>
              </w:r>
              <w:proofErr w:type="spellEnd"/>
              <w:r>
                <w:rPr>
                  <w:rFonts w:hint="eastAsia"/>
                  <w:sz w:val="16"/>
                  <w:szCs w:val="16"/>
                </w:rPr>
                <w:t>/</w:t>
              </w:r>
              <w:proofErr w:type="spellStart"/>
              <w:r>
                <w:rPr>
                  <w:rFonts w:hint="eastAsia"/>
                  <w:sz w:val="16"/>
                  <w:szCs w:val="16"/>
                </w:rPr>
                <w:t>Min</w:t>
              </w:r>
              <w:r w:rsidRPr="00E53882">
                <w:rPr>
                  <w:sz w:val="16"/>
                  <w:szCs w:val="16"/>
                </w:rPr>
                <w:t>Rqst_FL</w:t>
              </w:r>
              <w:proofErr w:type="spellEnd"/>
            </w:ins>
          </w:p>
          <w:p w14:paraId="4FF4CC59" w14:textId="77777777" w:rsidR="001D6325" w:rsidRDefault="001D6325" w:rsidP="001D6325">
            <w:pPr>
              <w:adjustRightInd w:val="0"/>
              <w:snapToGrid w:val="0"/>
              <w:ind w:firstLineChars="0" w:firstLine="0"/>
              <w:rPr>
                <w:ins w:id="122" w:author="Yang Zhen SGH CDAY223" w:date="2026-01-16T10:45:00Z" w16du:dateUtc="2026-01-16T02:45:00Z"/>
                <w:sz w:val="16"/>
                <w:szCs w:val="16"/>
              </w:rPr>
            </w:pPr>
            <w:proofErr w:type="spellStart"/>
            <w:ins w:id="123" w:author="Yang Zhen SGH CDAY223" w:date="2026-01-16T10:45:00Z" w16du:dateUtc="2026-01-16T02:45:00Z">
              <w:r w:rsidRPr="00F21957">
                <w:rPr>
                  <w:sz w:val="16"/>
                  <w:szCs w:val="16"/>
                </w:rPr>
                <w:t>CdcCurrentMax</w:t>
              </w:r>
              <w:proofErr w:type="spellEnd"/>
              <w:r>
                <w:rPr>
                  <w:rFonts w:hint="eastAsia"/>
                  <w:sz w:val="16"/>
                  <w:szCs w:val="16"/>
                </w:rPr>
                <w:t>/</w:t>
              </w:r>
              <w:proofErr w:type="spellStart"/>
              <w:r>
                <w:rPr>
                  <w:rFonts w:hint="eastAsia"/>
                  <w:sz w:val="16"/>
                  <w:szCs w:val="16"/>
                </w:rPr>
                <w:t>Min</w:t>
              </w:r>
              <w:r w:rsidRPr="00F21957">
                <w:rPr>
                  <w:sz w:val="16"/>
                  <w:szCs w:val="16"/>
                </w:rPr>
                <w:t>Rqst_FR</w:t>
              </w:r>
              <w:proofErr w:type="spellEnd"/>
              <w:r w:rsidRPr="00F21957">
                <w:rPr>
                  <w:rFonts w:hint="eastAsia"/>
                  <w:sz w:val="16"/>
                  <w:szCs w:val="16"/>
                </w:rPr>
                <w:t xml:space="preserve"> </w:t>
              </w:r>
              <w:proofErr w:type="spellStart"/>
              <w:r w:rsidRPr="00F21957">
                <w:rPr>
                  <w:sz w:val="16"/>
                  <w:szCs w:val="16"/>
                </w:rPr>
                <w:t>CdcCurrentMax</w:t>
              </w:r>
              <w:proofErr w:type="spellEnd"/>
              <w:r>
                <w:rPr>
                  <w:rFonts w:hint="eastAsia"/>
                  <w:sz w:val="16"/>
                  <w:szCs w:val="16"/>
                </w:rPr>
                <w:t>/</w:t>
              </w:r>
              <w:proofErr w:type="spellStart"/>
              <w:r>
                <w:rPr>
                  <w:rFonts w:hint="eastAsia"/>
                  <w:sz w:val="16"/>
                  <w:szCs w:val="16"/>
                </w:rPr>
                <w:t>Min</w:t>
              </w:r>
              <w:r w:rsidRPr="00F21957">
                <w:rPr>
                  <w:sz w:val="16"/>
                  <w:szCs w:val="16"/>
                </w:rPr>
                <w:t>Rqst_R</w:t>
              </w:r>
              <w:r>
                <w:rPr>
                  <w:rFonts w:hint="eastAsia"/>
                  <w:sz w:val="16"/>
                  <w:szCs w:val="16"/>
                </w:rPr>
                <w:t>L</w:t>
              </w:r>
              <w:proofErr w:type="spellEnd"/>
            </w:ins>
          </w:p>
          <w:p w14:paraId="0DBDA348" w14:textId="7D505682" w:rsidR="00F64B2D" w:rsidRPr="0026207A" w:rsidDel="001D6325" w:rsidRDefault="001D6325" w:rsidP="001D6325">
            <w:pPr>
              <w:adjustRightInd w:val="0"/>
              <w:snapToGrid w:val="0"/>
              <w:ind w:firstLineChars="0" w:firstLine="0"/>
              <w:rPr>
                <w:del w:id="124" w:author="Yang Zhen SGH CDAY223" w:date="2026-01-16T10:45:00Z" w16du:dateUtc="2026-01-16T02:45:00Z"/>
                <w:sz w:val="16"/>
                <w:szCs w:val="16"/>
              </w:rPr>
            </w:pPr>
            <w:proofErr w:type="spellStart"/>
            <w:ins w:id="125" w:author="Yang Zhen SGH CDAY223" w:date="2026-01-16T10:45:00Z" w16du:dateUtc="2026-01-16T02:45:00Z">
              <w:r w:rsidRPr="00F21957">
                <w:rPr>
                  <w:sz w:val="16"/>
                  <w:szCs w:val="16"/>
                </w:rPr>
                <w:t>CdcCurrentMax</w:t>
              </w:r>
              <w:proofErr w:type="spellEnd"/>
              <w:r>
                <w:rPr>
                  <w:rFonts w:hint="eastAsia"/>
                  <w:sz w:val="16"/>
                  <w:szCs w:val="16"/>
                </w:rPr>
                <w:t>/</w:t>
              </w:r>
              <w:proofErr w:type="spellStart"/>
              <w:r>
                <w:rPr>
                  <w:rFonts w:hint="eastAsia"/>
                  <w:sz w:val="16"/>
                  <w:szCs w:val="16"/>
                </w:rPr>
                <w:t>Min</w:t>
              </w:r>
              <w:r w:rsidRPr="00F21957">
                <w:rPr>
                  <w:sz w:val="16"/>
                  <w:szCs w:val="16"/>
                </w:rPr>
                <w:t>Rqst_</w:t>
              </w:r>
              <w:r>
                <w:rPr>
                  <w:rFonts w:hint="eastAsia"/>
                  <w:sz w:val="16"/>
                  <w:szCs w:val="16"/>
                </w:rPr>
                <w:t>RR</w:t>
              </w:r>
            </w:ins>
            <w:proofErr w:type="spellEnd"/>
            <w:del w:id="126" w:author="Yang Zhen SGH CDAY223" w:date="2026-01-16T10:45:00Z" w16du:dateUtc="2026-01-16T02:45:00Z">
              <w:r w:rsidR="00F64B2D" w:rsidRPr="0026207A" w:rsidDel="001D6325">
                <w:rPr>
                  <w:rFonts w:hint="eastAsia"/>
                  <w:sz w:val="16"/>
                  <w:szCs w:val="16"/>
                </w:rPr>
                <w:delText>CdcCurrentReq_FL</w:delText>
              </w:r>
            </w:del>
          </w:p>
          <w:p w14:paraId="3F2DC57E" w14:textId="63A8DD5F" w:rsidR="00F64B2D" w:rsidRPr="0026207A" w:rsidDel="001D6325" w:rsidRDefault="00F64B2D" w:rsidP="00F64B2D">
            <w:pPr>
              <w:adjustRightInd w:val="0"/>
              <w:snapToGrid w:val="0"/>
              <w:ind w:firstLineChars="0" w:firstLine="0"/>
              <w:rPr>
                <w:del w:id="127" w:author="Yang Zhen SGH CDAY223" w:date="2026-01-16T10:45:00Z" w16du:dateUtc="2026-01-16T02:45:00Z"/>
                <w:sz w:val="16"/>
                <w:szCs w:val="16"/>
              </w:rPr>
            </w:pPr>
            <w:del w:id="128" w:author="Yang Zhen SGH CDAY223" w:date="2026-01-16T10:45:00Z" w16du:dateUtc="2026-01-16T02:45:00Z">
              <w:r w:rsidRPr="0026207A" w:rsidDel="001D6325">
                <w:rPr>
                  <w:rFonts w:hint="eastAsia"/>
                  <w:sz w:val="16"/>
                  <w:szCs w:val="16"/>
                </w:rPr>
                <w:delText>CdcCurrentReq_FR</w:delText>
              </w:r>
            </w:del>
          </w:p>
          <w:p w14:paraId="59FE3F6C" w14:textId="473BAE22" w:rsidR="00F64B2D" w:rsidRPr="0026207A" w:rsidDel="001D6325" w:rsidRDefault="00F64B2D" w:rsidP="00F64B2D">
            <w:pPr>
              <w:adjustRightInd w:val="0"/>
              <w:snapToGrid w:val="0"/>
              <w:ind w:firstLineChars="0" w:firstLine="0"/>
              <w:rPr>
                <w:del w:id="129" w:author="Yang Zhen SGH CDAY223" w:date="2026-01-16T10:45:00Z" w16du:dateUtc="2026-01-16T02:45:00Z"/>
                <w:sz w:val="16"/>
                <w:szCs w:val="16"/>
              </w:rPr>
            </w:pPr>
            <w:del w:id="130" w:author="Yang Zhen SGH CDAY223" w:date="2026-01-16T10:45:00Z" w16du:dateUtc="2026-01-16T02:45:00Z">
              <w:r w:rsidRPr="0026207A" w:rsidDel="001D6325">
                <w:rPr>
                  <w:rFonts w:hint="eastAsia"/>
                  <w:sz w:val="16"/>
                  <w:szCs w:val="16"/>
                </w:rPr>
                <w:delText>CdcCurrentReq_RL</w:delText>
              </w:r>
            </w:del>
          </w:p>
          <w:p w14:paraId="14C623C2" w14:textId="579433CE" w:rsidR="00F64B2D" w:rsidRPr="0026207A" w:rsidRDefault="00F64B2D" w:rsidP="00F64B2D">
            <w:pPr>
              <w:spacing w:line="240" w:lineRule="atLeast"/>
              <w:ind w:firstLineChars="0" w:firstLine="0"/>
              <w:rPr>
                <w:rFonts w:ascii="Arial" w:eastAsiaTheme="minorEastAsia" w:hAnsi="Arial" w:cs="Arial"/>
                <w:sz w:val="16"/>
                <w:szCs w:val="16"/>
              </w:rPr>
            </w:pPr>
            <w:del w:id="131" w:author="Yang Zhen SGH CDAY223" w:date="2026-01-16T10:45:00Z" w16du:dateUtc="2026-01-16T02:45:00Z">
              <w:r w:rsidRPr="0026207A" w:rsidDel="001D6325">
                <w:rPr>
                  <w:rFonts w:hint="eastAsia"/>
                  <w:sz w:val="16"/>
                  <w:szCs w:val="16"/>
                </w:rPr>
                <w:delText>CdcCurrentReq_RR</w:delText>
              </w:r>
            </w:del>
          </w:p>
        </w:tc>
        <w:tc>
          <w:tcPr>
            <w:tcW w:w="844" w:type="pct"/>
            <w:tcBorders>
              <w:left w:val="single" w:sz="4" w:space="0" w:color="auto"/>
            </w:tcBorders>
            <w:vAlign w:val="center"/>
          </w:tcPr>
          <w:p w14:paraId="26C8D063" w14:textId="3396D8ED" w:rsidR="00F64B2D" w:rsidRPr="0026207A" w:rsidRDefault="00F64B2D" w:rsidP="00F64B2D">
            <w:pPr>
              <w:adjustRightInd w:val="0"/>
              <w:snapToGrid w:val="0"/>
              <w:ind w:firstLineChars="0" w:firstLine="0"/>
              <w:rPr>
                <w:sz w:val="16"/>
                <w:szCs w:val="16"/>
              </w:rPr>
            </w:pPr>
            <w:r w:rsidRPr="0026207A">
              <w:rPr>
                <w:rFonts w:hint="eastAsia"/>
                <w:sz w:val="16"/>
                <w:szCs w:val="16"/>
              </w:rPr>
              <w:t>左前轮</w:t>
            </w:r>
            <w:r w:rsidRPr="0026207A">
              <w:rPr>
                <w:rFonts w:hint="eastAsia"/>
                <w:sz w:val="16"/>
                <w:szCs w:val="16"/>
              </w:rPr>
              <w:t>CDC</w:t>
            </w:r>
            <w:r w:rsidRPr="0026207A">
              <w:rPr>
                <w:rFonts w:hint="eastAsia"/>
                <w:sz w:val="16"/>
                <w:szCs w:val="16"/>
              </w:rPr>
              <w:t>电流百分比</w:t>
            </w:r>
            <w:ins w:id="132" w:author="Yang Zhen SGH CDAY223" w:date="2026-01-16T10:45:00Z" w16du:dateUtc="2026-01-16T02:45:00Z">
              <w:r w:rsidR="00D9384B">
                <w:rPr>
                  <w:rFonts w:hint="eastAsia"/>
                  <w:sz w:val="16"/>
                  <w:szCs w:val="16"/>
                </w:rPr>
                <w:t>Min / Max</w:t>
              </w:r>
            </w:ins>
          </w:p>
          <w:p w14:paraId="00EF3EFC" w14:textId="18DEDA13" w:rsidR="00F64B2D" w:rsidRPr="0026207A" w:rsidRDefault="00F64B2D" w:rsidP="00F64B2D">
            <w:pPr>
              <w:adjustRightInd w:val="0"/>
              <w:snapToGrid w:val="0"/>
              <w:ind w:firstLineChars="0" w:firstLine="0"/>
              <w:rPr>
                <w:sz w:val="16"/>
                <w:szCs w:val="16"/>
              </w:rPr>
            </w:pPr>
            <w:r w:rsidRPr="0026207A">
              <w:rPr>
                <w:rFonts w:hint="eastAsia"/>
                <w:sz w:val="16"/>
                <w:szCs w:val="16"/>
              </w:rPr>
              <w:t>右前轮</w:t>
            </w:r>
            <w:r w:rsidRPr="0026207A">
              <w:rPr>
                <w:rFonts w:hint="eastAsia"/>
                <w:sz w:val="16"/>
                <w:szCs w:val="16"/>
              </w:rPr>
              <w:t>CDC</w:t>
            </w:r>
            <w:r w:rsidRPr="0026207A">
              <w:rPr>
                <w:rFonts w:hint="eastAsia"/>
                <w:sz w:val="16"/>
                <w:szCs w:val="16"/>
              </w:rPr>
              <w:t>电流百分比</w:t>
            </w:r>
            <w:ins w:id="133" w:author="Yang Zhen SGH CDAY223" w:date="2026-01-16T10:45:00Z" w16du:dateUtc="2026-01-16T02:45:00Z">
              <w:r w:rsidR="00D9384B">
                <w:rPr>
                  <w:rFonts w:hint="eastAsia"/>
                  <w:sz w:val="16"/>
                  <w:szCs w:val="16"/>
                </w:rPr>
                <w:t>Min / Max</w:t>
              </w:r>
            </w:ins>
          </w:p>
          <w:p w14:paraId="754FF4ED" w14:textId="4D85C50A" w:rsidR="00F64B2D" w:rsidRPr="0026207A" w:rsidRDefault="00F64B2D" w:rsidP="00F64B2D">
            <w:pPr>
              <w:adjustRightInd w:val="0"/>
              <w:snapToGrid w:val="0"/>
              <w:ind w:firstLineChars="0" w:firstLine="0"/>
              <w:rPr>
                <w:sz w:val="16"/>
                <w:szCs w:val="16"/>
              </w:rPr>
            </w:pPr>
            <w:r w:rsidRPr="0026207A">
              <w:rPr>
                <w:rFonts w:hint="eastAsia"/>
                <w:sz w:val="16"/>
                <w:szCs w:val="16"/>
              </w:rPr>
              <w:t>左后轮</w:t>
            </w:r>
            <w:r w:rsidRPr="0026207A">
              <w:rPr>
                <w:rFonts w:hint="eastAsia"/>
                <w:sz w:val="16"/>
                <w:szCs w:val="16"/>
              </w:rPr>
              <w:t>CDC</w:t>
            </w:r>
            <w:r w:rsidRPr="0026207A">
              <w:rPr>
                <w:rFonts w:hint="eastAsia"/>
                <w:sz w:val="16"/>
                <w:szCs w:val="16"/>
              </w:rPr>
              <w:t>电流百分比</w:t>
            </w:r>
            <w:ins w:id="134" w:author="Yang Zhen SGH CDAY223" w:date="2026-01-16T10:45:00Z" w16du:dateUtc="2026-01-16T02:45:00Z">
              <w:r w:rsidR="00D9384B">
                <w:rPr>
                  <w:rFonts w:hint="eastAsia"/>
                  <w:sz w:val="16"/>
                  <w:szCs w:val="16"/>
                </w:rPr>
                <w:t>Min / Max</w:t>
              </w:r>
            </w:ins>
          </w:p>
          <w:p w14:paraId="10567C0E" w14:textId="348E3DA5" w:rsidR="00F64B2D" w:rsidRPr="0026207A" w:rsidRDefault="00F64B2D" w:rsidP="00F64B2D">
            <w:pPr>
              <w:ind w:firstLineChars="0" w:firstLine="0"/>
              <w:outlineLvl w:val="0"/>
              <w:rPr>
                <w:rFonts w:ascii="Microsoft YaHei" w:eastAsia="Microsoft YaHei" w:hAnsi="Microsoft YaHei" w:hint="eastAsia"/>
                <w:sz w:val="16"/>
                <w:szCs w:val="16"/>
              </w:rPr>
            </w:pPr>
            <w:r w:rsidRPr="0026207A">
              <w:rPr>
                <w:rFonts w:hint="eastAsia"/>
                <w:sz w:val="16"/>
                <w:szCs w:val="16"/>
              </w:rPr>
              <w:t>右后轮</w:t>
            </w:r>
            <w:r w:rsidRPr="0026207A">
              <w:rPr>
                <w:rFonts w:hint="eastAsia"/>
                <w:sz w:val="16"/>
                <w:szCs w:val="16"/>
              </w:rPr>
              <w:t>CDC</w:t>
            </w:r>
            <w:r w:rsidRPr="0026207A">
              <w:rPr>
                <w:rFonts w:hint="eastAsia"/>
                <w:sz w:val="16"/>
                <w:szCs w:val="16"/>
              </w:rPr>
              <w:t>电流百分比</w:t>
            </w:r>
            <w:ins w:id="135" w:author="Yang Zhen SGH CDAY223" w:date="2026-01-16T10:45:00Z" w16du:dateUtc="2026-01-16T02:45:00Z">
              <w:r w:rsidR="00D9384B">
                <w:rPr>
                  <w:rFonts w:hint="eastAsia"/>
                  <w:sz w:val="16"/>
                  <w:szCs w:val="16"/>
                </w:rPr>
                <w:t>Min / Max</w:t>
              </w:r>
            </w:ins>
          </w:p>
        </w:tc>
        <w:tc>
          <w:tcPr>
            <w:tcW w:w="263" w:type="pct"/>
            <w:tcBorders>
              <w:left w:val="single" w:sz="4" w:space="0" w:color="auto"/>
              <w:right w:val="single" w:sz="4" w:space="0" w:color="auto"/>
            </w:tcBorders>
            <w:vAlign w:val="center"/>
          </w:tcPr>
          <w:p w14:paraId="60E1EFDD" w14:textId="77777777" w:rsidR="00F64B2D" w:rsidRPr="0026207A"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E=N*1</w:t>
            </w:r>
          </w:p>
          <w:p w14:paraId="6C2C6578" w14:textId="77777777" w:rsidR="00F64B2D" w:rsidRPr="0026207A" w:rsidRDefault="00F64B2D" w:rsidP="00F64B2D">
            <w:pPr>
              <w:ind w:firstLineChars="0" w:firstLine="0"/>
              <w:outlineLvl w:val="0"/>
              <w:rPr>
                <w:rFonts w:ascii="Microsoft YaHei" w:eastAsia="Microsoft YaHei" w:hAnsi="Microsoft YaHei" w:hint="eastAsia"/>
                <w:sz w:val="16"/>
                <w:szCs w:val="16"/>
              </w:rPr>
            </w:pPr>
          </w:p>
        </w:tc>
      </w:tr>
      <w:tr w:rsidR="00F64B2D" w:rsidRPr="0026207A" w14:paraId="0C719642" w14:textId="77777777" w:rsidTr="00956CAB">
        <w:tc>
          <w:tcPr>
            <w:tcW w:w="426" w:type="pct"/>
            <w:tcBorders>
              <w:right w:val="single" w:sz="4" w:space="0" w:color="auto"/>
            </w:tcBorders>
            <w:vAlign w:val="center"/>
          </w:tcPr>
          <w:p w14:paraId="177A5AE7" w14:textId="7C9E1C31" w:rsidR="00F64B2D" w:rsidRPr="0026207A" w:rsidRDefault="00F64B2D" w:rsidP="00F64B2D">
            <w:pPr>
              <w:spacing w:line="240" w:lineRule="atLeast"/>
              <w:ind w:firstLineChars="0" w:firstLine="0"/>
              <w:rPr>
                <w:sz w:val="16"/>
                <w:szCs w:val="16"/>
              </w:rPr>
            </w:pPr>
            <w:r w:rsidRPr="0026207A">
              <w:rPr>
                <w:rFonts w:hint="eastAsia"/>
                <w:sz w:val="16"/>
                <w:szCs w:val="16"/>
              </w:rPr>
              <w:t>CDC</w:t>
            </w:r>
          </w:p>
        </w:tc>
        <w:tc>
          <w:tcPr>
            <w:tcW w:w="304" w:type="pct"/>
            <w:tcBorders>
              <w:right w:val="single" w:sz="4" w:space="0" w:color="auto"/>
            </w:tcBorders>
            <w:vAlign w:val="center"/>
          </w:tcPr>
          <w:p w14:paraId="4BFE033E" w14:textId="58AC892C" w:rsidR="00F64B2D" w:rsidRPr="0026207A" w:rsidRDefault="00F64B2D" w:rsidP="00F64B2D">
            <w:pPr>
              <w:spacing w:line="240" w:lineRule="atLeast"/>
              <w:ind w:firstLineChars="0" w:firstLine="0"/>
              <w:rPr>
                <w:sz w:val="16"/>
                <w:szCs w:val="16"/>
              </w:rPr>
            </w:pPr>
            <w:r w:rsidRPr="0026207A">
              <w:rPr>
                <w:rFonts w:hint="eastAsia"/>
                <w:sz w:val="16"/>
                <w:szCs w:val="16"/>
              </w:rPr>
              <w:t>VMCU</w:t>
            </w:r>
          </w:p>
        </w:tc>
        <w:tc>
          <w:tcPr>
            <w:tcW w:w="375" w:type="pct"/>
            <w:tcBorders>
              <w:right w:val="single" w:sz="4" w:space="0" w:color="auto"/>
            </w:tcBorders>
            <w:vAlign w:val="center"/>
          </w:tcPr>
          <w:p w14:paraId="6ACF4B9F"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CdcActrStsFb</w:t>
            </w:r>
            <w:proofErr w:type="spellEnd"/>
          </w:p>
        </w:tc>
        <w:tc>
          <w:tcPr>
            <w:tcW w:w="844" w:type="pct"/>
            <w:tcBorders>
              <w:left w:val="single" w:sz="4" w:space="0" w:color="auto"/>
            </w:tcBorders>
            <w:vAlign w:val="center"/>
          </w:tcPr>
          <w:p w14:paraId="4670943E" w14:textId="0D76791E" w:rsidR="00F64B2D" w:rsidRPr="0026207A" w:rsidRDefault="00F64B2D" w:rsidP="00F64B2D">
            <w:pPr>
              <w:adjustRightInd w:val="0"/>
              <w:snapToGrid w:val="0"/>
              <w:ind w:firstLineChars="0" w:firstLine="0"/>
              <w:rPr>
                <w:sz w:val="16"/>
                <w:szCs w:val="16"/>
              </w:rPr>
            </w:pPr>
            <w:r w:rsidRPr="0026207A">
              <w:rPr>
                <w:rFonts w:hint="eastAsia"/>
                <w:sz w:val="16"/>
                <w:szCs w:val="16"/>
              </w:rPr>
              <w:t>CDC</w:t>
            </w:r>
            <w:r w:rsidRPr="0026207A">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F64B2D" w:rsidRPr="0026207A"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F64B2D" w:rsidRPr="0026207A" w:rsidRDefault="00F64B2D" w:rsidP="00F64B2D">
            <w:pPr>
              <w:adjustRightInd w:val="0"/>
              <w:snapToGrid w:val="0"/>
              <w:ind w:firstLineChars="0" w:firstLine="0"/>
              <w:rPr>
                <w:sz w:val="16"/>
                <w:szCs w:val="16"/>
              </w:rPr>
            </w:pPr>
            <w:r w:rsidRPr="0026207A">
              <w:rPr>
                <w:rFonts w:hint="eastAsia"/>
                <w:sz w:val="16"/>
                <w:szCs w:val="16"/>
              </w:rPr>
              <w:t>$0=</w:t>
            </w:r>
            <w:proofErr w:type="spellStart"/>
            <w:r w:rsidRPr="0026207A">
              <w:rPr>
                <w:rFonts w:hint="eastAsia"/>
                <w:sz w:val="16"/>
                <w:szCs w:val="16"/>
              </w:rPr>
              <w:t>Not_Controllable</w:t>
            </w:r>
            <w:proofErr w:type="spellEnd"/>
            <w:r w:rsidRPr="0026207A">
              <w:rPr>
                <w:rFonts w:hint="eastAsia"/>
                <w:sz w:val="16"/>
                <w:szCs w:val="16"/>
              </w:rPr>
              <w:br/>
              <w:t>$1=</w:t>
            </w:r>
            <w:proofErr w:type="spellStart"/>
            <w:r w:rsidRPr="0026207A">
              <w:rPr>
                <w:rFonts w:hint="eastAsia"/>
                <w:sz w:val="16"/>
                <w:szCs w:val="16"/>
              </w:rPr>
              <w:t>Ready_for_Control</w:t>
            </w:r>
            <w:proofErr w:type="spellEnd"/>
            <w:r w:rsidRPr="0026207A">
              <w:rPr>
                <w:rFonts w:hint="eastAsia"/>
                <w:sz w:val="16"/>
                <w:szCs w:val="16"/>
              </w:rPr>
              <w:br/>
              <w:t>$2=Controlled</w:t>
            </w:r>
            <w:r w:rsidRPr="0026207A">
              <w:rPr>
                <w:rFonts w:hint="eastAsia"/>
                <w:sz w:val="16"/>
                <w:szCs w:val="16"/>
              </w:rPr>
              <w:br/>
              <w:t>$3=Error</w:t>
            </w:r>
            <w:r w:rsidRPr="0026207A">
              <w:rPr>
                <w:rFonts w:hint="eastAsia"/>
                <w:sz w:val="16"/>
                <w:szCs w:val="16"/>
              </w:rPr>
              <w:br/>
              <w:t>$4=Reserved</w:t>
            </w:r>
            <w:r w:rsidRPr="0026207A">
              <w:rPr>
                <w:rFonts w:hint="eastAsia"/>
                <w:sz w:val="16"/>
                <w:szCs w:val="16"/>
              </w:rPr>
              <w:br/>
              <w:t>$5=Reserved</w:t>
            </w:r>
            <w:r w:rsidRPr="0026207A">
              <w:rPr>
                <w:rFonts w:hint="eastAsia"/>
                <w:sz w:val="16"/>
                <w:szCs w:val="16"/>
              </w:rPr>
              <w:br/>
              <w:t>$6=Reserved</w:t>
            </w:r>
            <w:r w:rsidRPr="0026207A">
              <w:rPr>
                <w:rFonts w:hint="eastAsia"/>
                <w:sz w:val="16"/>
                <w:szCs w:val="16"/>
              </w:rPr>
              <w:br/>
              <w:t>$7=Reserved</w:t>
            </w:r>
          </w:p>
        </w:tc>
      </w:tr>
      <w:tr w:rsidR="00F64B2D" w:rsidRPr="0026207A" w14:paraId="329672EA" w14:textId="77777777" w:rsidTr="00956CAB">
        <w:tc>
          <w:tcPr>
            <w:tcW w:w="426" w:type="pct"/>
            <w:tcBorders>
              <w:right w:val="single" w:sz="4" w:space="0" w:color="auto"/>
            </w:tcBorders>
            <w:vAlign w:val="center"/>
          </w:tcPr>
          <w:p w14:paraId="308F5264" w14:textId="50C353CC" w:rsidR="00F64B2D" w:rsidRPr="0026207A" w:rsidRDefault="00F64B2D" w:rsidP="00F64B2D">
            <w:pPr>
              <w:spacing w:line="240" w:lineRule="atLeast"/>
              <w:ind w:firstLineChars="0" w:firstLine="0"/>
              <w:rPr>
                <w:sz w:val="16"/>
                <w:szCs w:val="16"/>
              </w:rPr>
            </w:pPr>
            <w:r w:rsidRPr="0026207A">
              <w:rPr>
                <w:rFonts w:hint="eastAsia"/>
                <w:sz w:val="16"/>
                <w:szCs w:val="16"/>
              </w:rPr>
              <w:t>CDC</w:t>
            </w:r>
          </w:p>
        </w:tc>
        <w:tc>
          <w:tcPr>
            <w:tcW w:w="304" w:type="pct"/>
            <w:tcBorders>
              <w:right w:val="single" w:sz="4" w:space="0" w:color="auto"/>
            </w:tcBorders>
            <w:vAlign w:val="center"/>
          </w:tcPr>
          <w:p w14:paraId="0558A125" w14:textId="70729C50" w:rsidR="00F64B2D" w:rsidRPr="0026207A" w:rsidRDefault="00F64B2D" w:rsidP="00F64B2D">
            <w:pPr>
              <w:spacing w:line="240" w:lineRule="atLeast"/>
              <w:ind w:firstLineChars="0" w:firstLine="0"/>
              <w:rPr>
                <w:sz w:val="16"/>
                <w:szCs w:val="16"/>
              </w:rPr>
            </w:pPr>
            <w:r w:rsidRPr="0026207A">
              <w:rPr>
                <w:rFonts w:hint="eastAsia"/>
                <w:sz w:val="16"/>
                <w:szCs w:val="16"/>
              </w:rPr>
              <w:t>VMCU</w:t>
            </w:r>
          </w:p>
        </w:tc>
        <w:tc>
          <w:tcPr>
            <w:tcW w:w="375" w:type="pct"/>
            <w:tcBorders>
              <w:right w:val="single" w:sz="4" w:space="0" w:color="auto"/>
            </w:tcBorders>
            <w:vAlign w:val="center"/>
          </w:tcPr>
          <w:p w14:paraId="342AC19D"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SUCUVlvActuCrntFL</w:t>
            </w:r>
            <w:proofErr w:type="spellEnd"/>
          </w:p>
          <w:p w14:paraId="70F60912" w14:textId="77777777"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SUCUVlvActuCrntFR</w:t>
            </w:r>
            <w:proofErr w:type="spellEnd"/>
          </w:p>
          <w:p w14:paraId="29C6FBA4" w14:textId="77777777"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SUCUVlvActuCrntRL</w:t>
            </w:r>
            <w:proofErr w:type="spellEnd"/>
          </w:p>
          <w:p w14:paraId="67526E36" w14:textId="51B07F0B"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SUCUVlvActuCrntRR</w:t>
            </w:r>
            <w:proofErr w:type="spellEnd"/>
          </w:p>
        </w:tc>
        <w:tc>
          <w:tcPr>
            <w:tcW w:w="844" w:type="pct"/>
            <w:tcBorders>
              <w:left w:val="single" w:sz="4" w:space="0" w:color="auto"/>
            </w:tcBorders>
            <w:vAlign w:val="center"/>
          </w:tcPr>
          <w:p w14:paraId="7B06B93C"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SUCU</w:t>
            </w:r>
            <w:r w:rsidRPr="0026207A">
              <w:rPr>
                <w:rFonts w:hint="eastAsia"/>
                <w:sz w:val="16"/>
                <w:szCs w:val="16"/>
              </w:rPr>
              <w:t>左前电磁阀实际电流百分比</w:t>
            </w:r>
          </w:p>
          <w:p w14:paraId="4BFD36BF"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SUCU</w:t>
            </w:r>
            <w:r w:rsidRPr="0026207A">
              <w:rPr>
                <w:rFonts w:hint="eastAsia"/>
                <w:sz w:val="16"/>
                <w:szCs w:val="16"/>
              </w:rPr>
              <w:t>右前电磁阀实际电流百分比</w:t>
            </w:r>
          </w:p>
          <w:p w14:paraId="4C2A1248"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SUCU</w:t>
            </w:r>
            <w:r w:rsidRPr="0026207A">
              <w:rPr>
                <w:rFonts w:hint="eastAsia"/>
                <w:sz w:val="16"/>
                <w:szCs w:val="16"/>
              </w:rPr>
              <w:t>左后电磁阀实际电流百分比</w:t>
            </w:r>
          </w:p>
          <w:p w14:paraId="605B0713" w14:textId="050C2648" w:rsidR="00F64B2D" w:rsidRPr="0026207A" w:rsidRDefault="00F64B2D" w:rsidP="00F64B2D">
            <w:pPr>
              <w:adjustRightInd w:val="0"/>
              <w:snapToGrid w:val="0"/>
              <w:ind w:firstLineChars="0" w:firstLine="0"/>
              <w:rPr>
                <w:sz w:val="16"/>
                <w:szCs w:val="16"/>
              </w:rPr>
            </w:pPr>
            <w:r w:rsidRPr="0026207A">
              <w:rPr>
                <w:rFonts w:hint="eastAsia"/>
                <w:sz w:val="16"/>
                <w:szCs w:val="16"/>
              </w:rPr>
              <w:t>SUCU</w:t>
            </w:r>
            <w:r w:rsidRPr="0026207A">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F64B2D" w:rsidRPr="0026207A"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F64B2D" w:rsidRPr="0026207A" w:rsidRDefault="00F64B2D" w:rsidP="00F64B2D">
            <w:pPr>
              <w:adjustRightInd w:val="0"/>
              <w:snapToGrid w:val="0"/>
              <w:ind w:firstLineChars="0" w:firstLine="0"/>
              <w:rPr>
                <w:sz w:val="16"/>
                <w:szCs w:val="16"/>
              </w:rPr>
            </w:pPr>
            <w:r w:rsidRPr="0026207A">
              <w:rPr>
                <w:rFonts w:hint="eastAsia"/>
                <w:sz w:val="16"/>
                <w:szCs w:val="16"/>
              </w:rPr>
              <w:t>E=N*1</w:t>
            </w:r>
          </w:p>
        </w:tc>
      </w:tr>
      <w:tr w:rsidR="00F64B2D" w:rsidRPr="0026207A" w14:paraId="34A951D7" w14:textId="77777777" w:rsidTr="00956CAB">
        <w:tc>
          <w:tcPr>
            <w:tcW w:w="426" w:type="pct"/>
            <w:tcBorders>
              <w:right w:val="single" w:sz="4" w:space="0" w:color="auto"/>
            </w:tcBorders>
            <w:vAlign w:val="center"/>
          </w:tcPr>
          <w:p w14:paraId="16F2DE67" w14:textId="5EB5629F" w:rsidR="00F64B2D" w:rsidRPr="0026207A" w:rsidRDefault="00F64B2D" w:rsidP="00F64B2D">
            <w:pPr>
              <w:spacing w:line="240" w:lineRule="atLeast"/>
              <w:ind w:firstLineChars="0" w:firstLine="0"/>
              <w:rPr>
                <w:sz w:val="16"/>
                <w:szCs w:val="16"/>
              </w:rPr>
            </w:pPr>
            <w:r w:rsidRPr="0026207A">
              <w:rPr>
                <w:rFonts w:hint="eastAsia"/>
                <w:sz w:val="16"/>
                <w:szCs w:val="16"/>
              </w:rPr>
              <w:t>CDC</w:t>
            </w:r>
          </w:p>
        </w:tc>
        <w:tc>
          <w:tcPr>
            <w:tcW w:w="304" w:type="pct"/>
            <w:tcBorders>
              <w:right w:val="single" w:sz="4" w:space="0" w:color="auto"/>
            </w:tcBorders>
            <w:vAlign w:val="center"/>
          </w:tcPr>
          <w:p w14:paraId="7E4AC658" w14:textId="6F954C78" w:rsidR="00F64B2D" w:rsidRPr="0026207A" w:rsidRDefault="00F64B2D" w:rsidP="00F64B2D">
            <w:pPr>
              <w:spacing w:line="240" w:lineRule="atLeast"/>
              <w:ind w:firstLineChars="0" w:firstLine="0"/>
              <w:rPr>
                <w:sz w:val="16"/>
                <w:szCs w:val="16"/>
              </w:rPr>
            </w:pPr>
            <w:r w:rsidRPr="0026207A">
              <w:rPr>
                <w:rFonts w:hint="eastAsia"/>
                <w:sz w:val="16"/>
                <w:szCs w:val="16"/>
              </w:rPr>
              <w:t>VMCU</w:t>
            </w:r>
          </w:p>
        </w:tc>
        <w:tc>
          <w:tcPr>
            <w:tcW w:w="375" w:type="pct"/>
            <w:tcBorders>
              <w:right w:val="single" w:sz="4" w:space="0" w:color="auto"/>
            </w:tcBorders>
            <w:vAlign w:val="center"/>
          </w:tcPr>
          <w:p w14:paraId="15A80F43"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CdcBaseCurrent_FL</w:t>
            </w:r>
            <w:proofErr w:type="spellEnd"/>
          </w:p>
          <w:p w14:paraId="15AD59C2" w14:textId="77777777"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CdcBaseCurrent_FR</w:t>
            </w:r>
            <w:proofErr w:type="spellEnd"/>
          </w:p>
          <w:p w14:paraId="36592EA9" w14:textId="77777777"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CdcBaseCurrent_RL</w:t>
            </w:r>
            <w:proofErr w:type="spellEnd"/>
          </w:p>
          <w:p w14:paraId="6B5E4964" w14:textId="165FD24D" w:rsidR="00F64B2D" w:rsidRPr="0026207A" w:rsidRDefault="00F64B2D" w:rsidP="00F64B2D">
            <w:pPr>
              <w:adjustRightInd w:val="0"/>
              <w:snapToGrid w:val="0"/>
              <w:ind w:firstLineChars="0" w:firstLine="0"/>
              <w:rPr>
                <w:sz w:val="16"/>
                <w:szCs w:val="16"/>
              </w:rPr>
            </w:pPr>
            <w:proofErr w:type="spellStart"/>
            <w:r w:rsidRPr="0026207A">
              <w:rPr>
                <w:rFonts w:hint="eastAsia"/>
                <w:sz w:val="16"/>
                <w:szCs w:val="16"/>
              </w:rPr>
              <w:t>CdcBaseCurrent_RR</w:t>
            </w:r>
            <w:proofErr w:type="spellEnd"/>
          </w:p>
        </w:tc>
        <w:tc>
          <w:tcPr>
            <w:tcW w:w="844" w:type="pct"/>
            <w:tcBorders>
              <w:left w:val="single" w:sz="4" w:space="0" w:color="auto"/>
            </w:tcBorders>
            <w:vAlign w:val="center"/>
          </w:tcPr>
          <w:p w14:paraId="7513A3B2"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左前</w:t>
            </w:r>
            <w:r w:rsidRPr="0026207A">
              <w:rPr>
                <w:rFonts w:hint="eastAsia"/>
                <w:sz w:val="16"/>
                <w:szCs w:val="16"/>
              </w:rPr>
              <w:t>CDC</w:t>
            </w:r>
            <w:r w:rsidRPr="0026207A">
              <w:rPr>
                <w:rFonts w:hint="eastAsia"/>
                <w:sz w:val="16"/>
                <w:szCs w:val="16"/>
              </w:rPr>
              <w:t>基础电流百分比</w:t>
            </w:r>
          </w:p>
          <w:p w14:paraId="0D7BC7B2"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右前</w:t>
            </w:r>
            <w:r w:rsidRPr="0026207A">
              <w:rPr>
                <w:rFonts w:hint="eastAsia"/>
                <w:sz w:val="16"/>
                <w:szCs w:val="16"/>
              </w:rPr>
              <w:t>CDC</w:t>
            </w:r>
            <w:r w:rsidRPr="0026207A">
              <w:rPr>
                <w:rFonts w:hint="eastAsia"/>
                <w:sz w:val="16"/>
                <w:szCs w:val="16"/>
              </w:rPr>
              <w:t>基础电流百分比</w:t>
            </w:r>
          </w:p>
          <w:p w14:paraId="60A8BE05" w14:textId="77777777" w:rsidR="00F64B2D" w:rsidRPr="0026207A" w:rsidRDefault="00F64B2D" w:rsidP="00F64B2D">
            <w:pPr>
              <w:adjustRightInd w:val="0"/>
              <w:snapToGrid w:val="0"/>
              <w:ind w:firstLineChars="0" w:firstLine="0"/>
              <w:rPr>
                <w:sz w:val="16"/>
                <w:szCs w:val="16"/>
              </w:rPr>
            </w:pPr>
            <w:r w:rsidRPr="0026207A">
              <w:rPr>
                <w:rFonts w:hint="eastAsia"/>
                <w:sz w:val="16"/>
                <w:szCs w:val="16"/>
              </w:rPr>
              <w:t>左后</w:t>
            </w:r>
            <w:r w:rsidRPr="0026207A">
              <w:rPr>
                <w:rFonts w:hint="eastAsia"/>
                <w:sz w:val="16"/>
                <w:szCs w:val="16"/>
              </w:rPr>
              <w:t>CDC</w:t>
            </w:r>
            <w:r w:rsidRPr="0026207A">
              <w:rPr>
                <w:rFonts w:hint="eastAsia"/>
                <w:sz w:val="16"/>
                <w:szCs w:val="16"/>
              </w:rPr>
              <w:t>基础电流百分比</w:t>
            </w:r>
          </w:p>
          <w:p w14:paraId="1B32692E" w14:textId="448EB529" w:rsidR="00F64B2D" w:rsidRPr="0026207A" w:rsidRDefault="00F64B2D" w:rsidP="00F64B2D">
            <w:pPr>
              <w:adjustRightInd w:val="0"/>
              <w:snapToGrid w:val="0"/>
              <w:ind w:firstLineChars="0" w:firstLine="0"/>
              <w:rPr>
                <w:sz w:val="16"/>
                <w:szCs w:val="16"/>
              </w:rPr>
            </w:pPr>
            <w:r w:rsidRPr="0026207A">
              <w:rPr>
                <w:rFonts w:hint="eastAsia"/>
                <w:sz w:val="16"/>
                <w:szCs w:val="16"/>
              </w:rPr>
              <w:t>右后</w:t>
            </w:r>
            <w:r w:rsidRPr="0026207A">
              <w:rPr>
                <w:rFonts w:hint="eastAsia"/>
                <w:sz w:val="16"/>
                <w:szCs w:val="16"/>
              </w:rPr>
              <w:t>CDC</w:t>
            </w:r>
            <w:r w:rsidRPr="0026207A">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F64B2D" w:rsidRPr="0026207A"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F64B2D" w:rsidRPr="0026207A"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F64B2D" w:rsidRPr="0026207A" w:rsidRDefault="00F64B2D" w:rsidP="00F64B2D">
            <w:pPr>
              <w:adjustRightInd w:val="0"/>
              <w:snapToGrid w:val="0"/>
              <w:ind w:firstLineChars="0" w:firstLine="0"/>
              <w:rPr>
                <w:sz w:val="16"/>
                <w:szCs w:val="16"/>
              </w:rPr>
            </w:pPr>
            <w:r w:rsidRPr="0026207A">
              <w:rPr>
                <w:rFonts w:hint="eastAsia"/>
                <w:sz w:val="16"/>
                <w:szCs w:val="16"/>
              </w:rPr>
              <w:t>E=N*1</w:t>
            </w:r>
          </w:p>
        </w:tc>
      </w:tr>
      <w:tr w:rsidR="00F64B2D" w14:paraId="0F3B1534" w14:textId="77777777" w:rsidTr="00956CAB">
        <w:tc>
          <w:tcPr>
            <w:tcW w:w="426" w:type="pct"/>
            <w:tcBorders>
              <w:right w:val="single" w:sz="4" w:space="0" w:color="auto"/>
            </w:tcBorders>
            <w:vAlign w:val="center"/>
          </w:tcPr>
          <w:p w14:paraId="05A75B93" w14:textId="68A933AB" w:rsidR="00F64B2D" w:rsidRPr="002A6A34" w:rsidRDefault="00F64B2D" w:rsidP="00F64B2D">
            <w:pPr>
              <w:spacing w:line="240" w:lineRule="atLeast"/>
              <w:ind w:firstLineChars="0" w:firstLine="0"/>
              <w:rPr>
                <w:sz w:val="16"/>
                <w:szCs w:val="16"/>
                <w:highlight w:val="yellow"/>
              </w:rPr>
            </w:pPr>
            <w:r w:rsidRPr="002A6A34">
              <w:rPr>
                <w:rFonts w:hint="eastAsia"/>
                <w:sz w:val="16"/>
                <w:szCs w:val="16"/>
                <w:highlight w:val="yellow"/>
              </w:rPr>
              <w:t>VMCU</w:t>
            </w:r>
          </w:p>
        </w:tc>
        <w:tc>
          <w:tcPr>
            <w:tcW w:w="304" w:type="pct"/>
            <w:tcBorders>
              <w:right w:val="single" w:sz="4" w:space="0" w:color="auto"/>
            </w:tcBorders>
            <w:vAlign w:val="center"/>
          </w:tcPr>
          <w:p w14:paraId="0070CED4" w14:textId="3E3027C6" w:rsidR="00F64B2D" w:rsidRPr="002A6A34" w:rsidRDefault="00F64B2D" w:rsidP="00F64B2D">
            <w:pPr>
              <w:spacing w:line="240" w:lineRule="atLeast"/>
              <w:ind w:firstLineChars="0" w:firstLine="0"/>
              <w:rPr>
                <w:sz w:val="16"/>
                <w:szCs w:val="16"/>
                <w:highlight w:val="yellow"/>
              </w:rPr>
            </w:pPr>
            <w:proofErr w:type="spellStart"/>
            <w:r w:rsidRPr="002A6A34">
              <w:rPr>
                <w:rFonts w:hint="eastAsia"/>
                <w:sz w:val="16"/>
                <w:szCs w:val="16"/>
                <w:highlight w:val="yellow"/>
              </w:rPr>
              <w:t>ActvSusp</w:t>
            </w:r>
            <w:proofErr w:type="spellEnd"/>
          </w:p>
        </w:tc>
        <w:tc>
          <w:tcPr>
            <w:tcW w:w="375" w:type="pct"/>
            <w:tcBorders>
              <w:right w:val="single" w:sz="4" w:space="0" w:color="auto"/>
            </w:tcBorders>
            <w:vAlign w:val="center"/>
          </w:tcPr>
          <w:p w14:paraId="02BB45E1"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747851" w14:textId="5872AC0C" w:rsidR="00F64B2D" w:rsidRPr="002A6A34" w:rsidRDefault="00F64B2D" w:rsidP="00F64B2D">
            <w:pPr>
              <w:adjustRightInd w:val="0"/>
              <w:snapToGrid w:val="0"/>
              <w:ind w:firstLineChars="0" w:firstLine="0"/>
              <w:rPr>
                <w:sz w:val="16"/>
                <w:szCs w:val="16"/>
                <w:highlight w:val="yellow"/>
              </w:rPr>
            </w:pPr>
            <w:proofErr w:type="spellStart"/>
            <w:r w:rsidRPr="002A6A34">
              <w:rPr>
                <w:rFonts w:hint="eastAsia"/>
                <w:sz w:val="16"/>
                <w:szCs w:val="16"/>
                <w:highlight w:val="yellow"/>
              </w:rPr>
              <w:t>ActvSuspActvRqst</w:t>
            </w:r>
            <w:proofErr w:type="spellEnd"/>
          </w:p>
        </w:tc>
        <w:tc>
          <w:tcPr>
            <w:tcW w:w="844" w:type="pct"/>
            <w:tcBorders>
              <w:left w:val="single" w:sz="4" w:space="0" w:color="auto"/>
            </w:tcBorders>
            <w:vAlign w:val="center"/>
          </w:tcPr>
          <w:p w14:paraId="4038ADE0" w14:textId="423F2F63" w:rsidR="00F64B2D" w:rsidRPr="002A6A34" w:rsidRDefault="00F64B2D" w:rsidP="00F64B2D">
            <w:pPr>
              <w:adjustRightInd w:val="0"/>
              <w:snapToGrid w:val="0"/>
              <w:ind w:firstLineChars="0" w:firstLine="0"/>
              <w:rPr>
                <w:sz w:val="16"/>
                <w:szCs w:val="16"/>
                <w:highlight w:val="yellow"/>
              </w:rPr>
            </w:pPr>
            <w:r w:rsidRPr="002A6A34">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597351ED" w14:textId="77777777" w:rsidR="00F64B2D" w:rsidRPr="002A6A34" w:rsidRDefault="00F64B2D" w:rsidP="00F64B2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1ACBFD"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0690C" w14:textId="77777777" w:rsidR="00F64B2D" w:rsidRPr="002A6A34" w:rsidRDefault="00F64B2D" w:rsidP="00F64B2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C896F6" w14:textId="77777777" w:rsidR="00966348" w:rsidRPr="00966348" w:rsidRDefault="00966348" w:rsidP="00966348">
            <w:pPr>
              <w:adjustRightInd w:val="0"/>
              <w:snapToGrid w:val="0"/>
              <w:ind w:firstLineChars="0" w:firstLine="0"/>
              <w:rPr>
                <w:sz w:val="16"/>
                <w:szCs w:val="16"/>
              </w:rPr>
            </w:pPr>
            <w:r w:rsidRPr="00966348">
              <w:rPr>
                <w:rFonts w:hint="eastAsia"/>
                <w:sz w:val="16"/>
                <w:szCs w:val="16"/>
              </w:rPr>
              <w:t>$0=No Request</w:t>
            </w:r>
            <w:r w:rsidRPr="00966348">
              <w:rPr>
                <w:rFonts w:hint="eastAsia"/>
                <w:sz w:val="16"/>
                <w:szCs w:val="16"/>
              </w:rPr>
              <w:t>（无请求）</w:t>
            </w:r>
          </w:p>
          <w:p w14:paraId="2B54616A" w14:textId="77777777" w:rsidR="00966348" w:rsidRPr="00966348" w:rsidRDefault="00966348" w:rsidP="00966348">
            <w:pPr>
              <w:adjustRightInd w:val="0"/>
              <w:snapToGrid w:val="0"/>
              <w:ind w:firstLineChars="0" w:firstLine="0"/>
              <w:rPr>
                <w:sz w:val="16"/>
                <w:szCs w:val="16"/>
              </w:rPr>
            </w:pPr>
            <w:r w:rsidRPr="00966348">
              <w:rPr>
                <w:rFonts w:hint="eastAsia"/>
                <w:sz w:val="16"/>
                <w:szCs w:val="16"/>
              </w:rPr>
              <w:t>$1=Mode Damper Force Offset</w:t>
            </w:r>
            <w:r w:rsidRPr="00966348">
              <w:rPr>
                <w:rFonts w:hint="eastAsia"/>
                <w:sz w:val="16"/>
                <w:szCs w:val="16"/>
              </w:rPr>
              <w:t>（阻尼力补偿模式）</w:t>
            </w:r>
          </w:p>
          <w:p w14:paraId="5F29F7B2" w14:textId="77777777" w:rsidR="00966348" w:rsidRPr="00966348" w:rsidRDefault="00966348" w:rsidP="00966348">
            <w:pPr>
              <w:adjustRightInd w:val="0"/>
              <w:snapToGrid w:val="0"/>
              <w:ind w:firstLineChars="0" w:firstLine="0"/>
              <w:rPr>
                <w:sz w:val="16"/>
                <w:szCs w:val="16"/>
              </w:rPr>
            </w:pPr>
            <w:r w:rsidRPr="00966348">
              <w:rPr>
                <w:rFonts w:hint="eastAsia"/>
                <w:sz w:val="16"/>
                <w:szCs w:val="16"/>
              </w:rPr>
              <w:t>$2= Mode Damper Force Override</w:t>
            </w:r>
            <w:r w:rsidRPr="00966348">
              <w:rPr>
                <w:rFonts w:hint="eastAsia"/>
                <w:sz w:val="16"/>
                <w:szCs w:val="16"/>
              </w:rPr>
              <w:t>（阻尼力接管模式）</w:t>
            </w:r>
          </w:p>
          <w:p w14:paraId="68105FD9" w14:textId="77777777" w:rsidR="00966348" w:rsidRPr="00966348" w:rsidRDefault="00966348" w:rsidP="00966348">
            <w:pPr>
              <w:adjustRightInd w:val="0"/>
              <w:snapToGrid w:val="0"/>
              <w:ind w:firstLineChars="0" w:firstLine="0"/>
              <w:rPr>
                <w:sz w:val="16"/>
                <w:szCs w:val="16"/>
              </w:rPr>
            </w:pPr>
            <w:r w:rsidRPr="00966348">
              <w:rPr>
                <w:sz w:val="16"/>
                <w:szCs w:val="16"/>
              </w:rPr>
              <w:t>$3=Reserved</w:t>
            </w:r>
          </w:p>
          <w:p w14:paraId="5739EF28" w14:textId="77777777" w:rsidR="00966348" w:rsidRPr="00966348" w:rsidRDefault="00966348" w:rsidP="00966348">
            <w:pPr>
              <w:adjustRightInd w:val="0"/>
              <w:snapToGrid w:val="0"/>
              <w:ind w:firstLineChars="0" w:firstLine="0"/>
              <w:rPr>
                <w:sz w:val="16"/>
                <w:szCs w:val="16"/>
              </w:rPr>
            </w:pPr>
            <w:r w:rsidRPr="00966348">
              <w:rPr>
                <w:sz w:val="16"/>
                <w:szCs w:val="16"/>
              </w:rPr>
              <w:t>$4=Reserved</w:t>
            </w:r>
          </w:p>
          <w:p w14:paraId="6498BDE0" w14:textId="77777777" w:rsidR="00966348" w:rsidRPr="00966348" w:rsidRDefault="00966348" w:rsidP="00966348">
            <w:pPr>
              <w:adjustRightInd w:val="0"/>
              <w:snapToGrid w:val="0"/>
              <w:ind w:firstLineChars="0" w:firstLine="0"/>
              <w:rPr>
                <w:sz w:val="16"/>
                <w:szCs w:val="16"/>
              </w:rPr>
            </w:pPr>
            <w:r w:rsidRPr="00966348">
              <w:rPr>
                <w:sz w:val="16"/>
                <w:szCs w:val="16"/>
              </w:rPr>
              <w:t>$5=Reserved</w:t>
            </w:r>
          </w:p>
          <w:p w14:paraId="52B92D3D" w14:textId="77777777" w:rsidR="00966348" w:rsidRPr="00966348" w:rsidRDefault="00966348" w:rsidP="00966348">
            <w:pPr>
              <w:adjustRightInd w:val="0"/>
              <w:snapToGrid w:val="0"/>
              <w:ind w:firstLineChars="0" w:firstLine="0"/>
              <w:rPr>
                <w:sz w:val="16"/>
                <w:szCs w:val="16"/>
              </w:rPr>
            </w:pPr>
            <w:r w:rsidRPr="00966348">
              <w:rPr>
                <w:sz w:val="16"/>
                <w:szCs w:val="16"/>
              </w:rPr>
              <w:t>$6=Reserved</w:t>
            </w:r>
          </w:p>
          <w:p w14:paraId="4B9ADDC8" w14:textId="25096876" w:rsidR="00F64B2D" w:rsidRPr="002A6A34" w:rsidRDefault="00966348" w:rsidP="00966348">
            <w:pPr>
              <w:adjustRightInd w:val="0"/>
              <w:snapToGrid w:val="0"/>
              <w:ind w:firstLineChars="0" w:firstLine="0"/>
              <w:rPr>
                <w:sz w:val="16"/>
                <w:szCs w:val="16"/>
                <w:highlight w:val="yellow"/>
              </w:rPr>
            </w:pPr>
            <w:r w:rsidRPr="00966348">
              <w:rPr>
                <w:sz w:val="16"/>
                <w:szCs w:val="16"/>
              </w:rPr>
              <w:t>$7=Reserved</w:t>
            </w:r>
          </w:p>
        </w:tc>
      </w:tr>
      <w:tr w:rsidR="00F64B2D" w14:paraId="7DE345A0" w14:textId="77777777" w:rsidTr="00956CAB">
        <w:tc>
          <w:tcPr>
            <w:tcW w:w="426" w:type="pct"/>
            <w:tcBorders>
              <w:right w:val="single" w:sz="4" w:space="0" w:color="auto"/>
            </w:tcBorders>
            <w:vAlign w:val="center"/>
          </w:tcPr>
          <w:p w14:paraId="2B1AEDA8" w14:textId="12F30663" w:rsidR="00F64B2D" w:rsidRPr="00BE7670" w:rsidRDefault="00F64B2D" w:rsidP="00F64B2D">
            <w:pPr>
              <w:spacing w:line="240" w:lineRule="atLeast"/>
              <w:ind w:firstLineChars="0" w:firstLine="0"/>
              <w:rPr>
                <w:sz w:val="16"/>
                <w:szCs w:val="16"/>
              </w:rPr>
            </w:pPr>
            <w:r w:rsidRPr="00BE7670">
              <w:rPr>
                <w:rFonts w:hint="eastAsia"/>
                <w:sz w:val="16"/>
                <w:szCs w:val="16"/>
              </w:rPr>
              <w:lastRenderedPageBreak/>
              <w:t>VMCU</w:t>
            </w:r>
          </w:p>
        </w:tc>
        <w:tc>
          <w:tcPr>
            <w:tcW w:w="304" w:type="pct"/>
            <w:tcBorders>
              <w:right w:val="single" w:sz="4" w:space="0" w:color="auto"/>
            </w:tcBorders>
            <w:vAlign w:val="center"/>
          </w:tcPr>
          <w:p w14:paraId="431C0C9D" w14:textId="1048AFCD"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261CC0E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F64B2D" w:rsidRPr="00BE7670" w:rsidRDefault="00F64B2D" w:rsidP="00F64B2D">
            <w:pPr>
              <w:adjustRightInd w:val="0"/>
              <w:snapToGrid w:val="0"/>
              <w:ind w:firstLineChars="0" w:firstLine="0"/>
              <w:rPr>
                <w:sz w:val="16"/>
                <w:szCs w:val="16"/>
              </w:rPr>
            </w:pPr>
            <w:proofErr w:type="spellStart"/>
            <w:r w:rsidRPr="00567B76">
              <w:rPr>
                <w:sz w:val="16"/>
                <w:szCs w:val="16"/>
              </w:rPr>
              <w:t>ActvSuspTarForce_FL</w:t>
            </w:r>
            <w:proofErr w:type="spellEnd"/>
          </w:p>
        </w:tc>
        <w:tc>
          <w:tcPr>
            <w:tcW w:w="844" w:type="pct"/>
            <w:tcBorders>
              <w:left w:val="single" w:sz="4" w:space="0" w:color="auto"/>
            </w:tcBorders>
          </w:tcPr>
          <w:p w14:paraId="07D08ED9" w14:textId="4D9CD5EE" w:rsidR="00F64B2D" w:rsidRPr="00BE7670" w:rsidRDefault="006129C9" w:rsidP="00F64B2D">
            <w:pPr>
              <w:adjustRightInd w:val="0"/>
              <w:snapToGrid w:val="0"/>
              <w:ind w:firstLineChars="0" w:firstLine="0"/>
              <w:rPr>
                <w:sz w:val="16"/>
                <w:szCs w:val="16"/>
              </w:rPr>
            </w:pPr>
            <w:r w:rsidRPr="006129C9">
              <w:rPr>
                <w:rFonts w:hint="eastAsia"/>
                <w:sz w:val="16"/>
                <w:szCs w:val="16"/>
              </w:rPr>
              <w:t>左前轮目标主动</w:t>
            </w:r>
            <w:r w:rsidR="002D762A" w:rsidRPr="002D762A">
              <w:rPr>
                <w:rFonts w:hint="eastAsia"/>
                <w:sz w:val="16"/>
                <w:szCs w:val="16"/>
                <w:highlight w:val="yellow"/>
              </w:rPr>
              <w:t>减震器</w:t>
            </w:r>
            <w:r w:rsidRPr="006129C9">
              <w:rPr>
                <w:rFonts w:hint="eastAsia"/>
                <w:sz w:val="16"/>
                <w:szCs w:val="16"/>
              </w:rPr>
              <w:t>力</w:t>
            </w:r>
            <w:r w:rsidRPr="006129C9">
              <w:rPr>
                <w:rFonts w:hint="eastAsia"/>
                <w:sz w:val="16"/>
                <w:szCs w:val="16"/>
              </w:rPr>
              <w:t xml:space="preserve"> </w:t>
            </w:r>
            <w:r w:rsidRPr="006129C9">
              <w:rPr>
                <w:rFonts w:hint="eastAsia"/>
                <w:sz w:val="16"/>
                <w:szCs w:val="16"/>
              </w:rPr>
              <w:t>或者</w:t>
            </w:r>
            <w:r w:rsidRPr="006129C9">
              <w:rPr>
                <w:rFonts w:hint="eastAsia"/>
                <w:sz w:val="16"/>
                <w:szCs w:val="16"/>
              </w:rPr>
              <w:t xml:space="preserve"> </w:t>
            </w:r>
            <w:r w:rsidRPr="006129C9">
              <w:rPr>
                <w:rFonts w:hint="eastAsia"/>
                <w:sz w:val="16"/>
                <w:szCs w:val="16"/>
              </w:rPr>
              <w:t>左前轮目标主动阻尼力叠加值，取决于和主动悬架握手模式</w:t>
            </w:r>
            <w:r w:rsidRPr="006129C9">
              <w:rPr>
                <w:rFonts w:hint="eastAsia"/>
                <w:sz w:val="16"/>
                <w:szCs w:val="16"/>
              </w:rPr>
              <w:t>(offset</w:t>
            </w:r>
            <w:r w:rsidRPr="006129C9">
              <w:rPr>
                <w:rFonts w:hint="eastAsia"/>
                <w:sz w:val="16"/>
                <w:szCs w:val="16"/>
              </w:rPr>
              <w:t>或</w:t>
            </w:r>
            <w:r w:rsidRPr="006129C9">
              <w:rPr>
                <w:rFonts w:hint="eastAsia"/>
                <w:sz w:val="16"/>
                <w:szCs w:val="16"/>
              </w:rPr>
              <w:t>override</w:t>
            </w:r>
            <w:r w:rsidRPr="006129C9">
              <w:rPr>
                <w:rFonts w:hint="eastAsia"/>
                <w:sz w:val="16"/>
                <w:szCs w:val="16"/>
              </w:rPr>
              <w:t>）</w:t>
            </w:r>
          </w:p>
        </w:tc>
        <w:tc>
          <w:tcPr>
            <w:tcW w:w="263" w:type="pct"/>
            <w:tcBorders>
              <w:left w:val="single" w:sz="4" w:space="0" w:color="auto"/>
              <w:right w:val="single" w:sz="4" w:space="0" w:color="auto"/>
            </w:tcBorders>
            <w:vAlign w:val="center"/>
          </w:tcPr>
          <w:p w14:paraId="6704D6EC"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F64B2D" w:rsidRPr="00BE7670" w:rsidRDefault="00F64B2D" w:rsidP="00F64B2D">
            <w:pPr>
              <w:adjustRightInd w:val="0"/>
              <w:snapToGrid w:val="0"/>
              <w:ind w:firstLineChars="0" w:firstLine="0"/>
              <w:rPr>
                <w:sz w:val="16"/>
                <w:szCs w:val="16"/>
              </w:rPr>
            </w:pPr>
            <w:r w:rsidRPr="00A9360C">
              <w:rPr>
                <w:sz w:val="16"/>
                <w:szCs w:val="16"/>
              </w:rPr>
              <w:t>E=N*1-32768</w:t>
            </w:r>
          </w:p>
        </w:tc>
      </w:tr>
      <w:tr w:rsidR="00F64B2D" w14:paraId="0EBEF8E5" w14:textId="77777777" w:rsidTr="00956CAB">
        <w:tc>
          <w:tcPr>
            <w:tcW w:w="426" w:type="pct"/>
            <w:tcBorders>
              <w:right w:val="single" w:sz="4" w:space="0" w:color="auto"/>
            </w:tcBorders>
            <w:vAlign w:val="center"/>
          </w:tcPr>
          <w:p w14:paraId="49D68BC8" w14:textId="4F5F20A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46BD51A5" w14:textId="0F73F6F1"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67F2068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F64B2D" w:rsidRPr="00567B76" w:rsidRDefault="00F64B2D" w:rsidP="00F64B2D">
            <w:pPr>
              <w:adjustRightInd w:val="0"/>
              <w:snapToGrid w:val="0"/>
              <w:ind w:firstLineChars="0" w:firstLine="0"/>
              <w:rPr>
                <w:sz w:val="16"/>
                <w:szCs w:val="16"/>
              </w:rPr>
            </w:pPr>
            <w:proofErr w:type="spellStart"/>
            <w:r w:rsidRPr="00567B76">
              <w:rPr>
                <w:sz w:val="16"/>
                <w:szCs w:val="16"/>
              </w:rPr>
              <w:t>ActvSuspTarForce_FR</w:t>
            </w:r>
            <w:proofErr w:type="spellEnd"/>
          </w:p>
        </w:tc>
        <w:tc>
          <w:tcPr>
            <w:tcW w:w="844" w:type="pct"/>
            <w:tcBorders>
              <w:left w:val="single" w:sz="4" w:space="0" w:color="auto"/>
            </w:tcBorders>
          </w:tcPr>
          <w:p w14:paraId="45D0AB7C" w14:textId="6675D38D" w:rsidR="00F64B2D" w:rsidRPr="0067771B" w:rsidRDefault="001324CE" w:rsidP="00F64B2D">
            <w:pPr>
              <w:adjustRightInd w:val="0"/>
              <w:snapToGrid w:val="0"/>
              <w:ind w:firstLineChars="0" w:firstLine="0"/>
              <w:rPr>
                <w:sz w:val="16"/>
                <w:szCs w:val="16"/>
              </w:rPr>
            </w:pPr>
            <w:r w:rsidRPr="001324CE">
              <w:rPr>
                <w:rFonts w:hint="eastAsia"/>
                <w:sz w:val="16"/>
                <w:szCs w:val="16"/>
              </w:rPr>
              <w:t>右前轮目标主动</w:t>
            </w:r>
            <w:r w:rsidR="002D762A" w:rsidRPr="002D762A">
              <w:rPr>
                <w:rFonts w:hint="eastAsia"/>
                <w:sz w:val="16"/>
                <w:szCs w:val="16"/>
                <w:highlight w:val="yellow"/>
              </w:rPr>
              <w:t>减震器</w:t>
            </w:r>
            <w:r w:rsidRPr="001324CE">
              <w:rPr>
                <w:rFonts w:hint="eastAsia"/>
                <w:sz w:val="16"/>
                <w:szCs w:val="16"/>
              </w:rPr>
              <w:t>力</w:t>
            </w:r>
            <w:r w:rsidRPr="001324CE">
              <w:rPr>
                <w:rFonts w:hint="eastAsia"/>
                <w:sz w:val="16"/>
                <w:szCs w:val="16"/>
              </w:rPr>
              <w:t xml:space="preserve"> </w:t>
            </w:r>
            <w:r w:rsidRPr="001324CE">
              <w:rPr>
                <w:rFonts w:hint="eastAsia"/>
                <w:sz w:val="16"/>
                <w:szCs w:val="16"/>
              </w:rPr>
              <w:t>或者</w:t>
            </w:r>
            <w:r w:rsidRPr="001324CE">
              <w:rPr>
                <w:rFonts w:hint="eastAsia"/>
                <w:sz w:val="16"/>
                <w:szCs w:val="16"/>
              </w:rPr>
              <w:t xml:space="preserve"> </w:t>
            </w:r>
            <w:r w:rsidRPr="001324CE">
              <w:rPr>
                <w:rFonts w:hint="eastAsia"/>
                <w:sz w:val="16"/>
                <w:szCs w:val="16"/>
              </w:rPr>
              <w:t>右前轮目标主动阻尼力叠加值，取决于和主动悬架握手模式</w:t>
            </w:r>
            <w:r w:rsidRPr="001324CE">
              <w:rPr>
                <w:rFonts w:hint="eastAsia"/>
                <w:sz w:val="16"/>
                <w:szCs w:val="16"/>
              </w:rPr>
              <w:t>(offset</w:t>
            </w:r>
            <w:r w:rsidRPr="001324CE">
              <w:rPr>
                <w:rFonts w:hint="eastAsia"/>
                <w:sz w:val="16"/>
                <w:szCs w:val="16"/>
              </w:rPr>
              <w:t>或</w:t>
            </w:r>
            <w:r w:rsidRPr="001324CE">
              <w:rPr>
                <w:rFonts w:hint="eastAsia"/>
                <w:sz w:val="16"/>
                <w:szCs w:val="16"/>
              </w:rPr>
              <w:t>override</w:t>
            </w:r>
            <w:r w:rsidRPr="001324CE">
              <w:rPr>
                <w:rFonts w:hint="eastAsia"/>
                <w:sz w:val="16"/>
                <w:szCs w:val="16"/>
              </w:rPr>
              <w:t>）</w:t>
            </w:r>
          </w:p>
        </w:tc>
        <w:tc>
          <w:tcPr>
            <w:tcW w:w="263" w:type="pct"/>
            <w:tcBorders>
              <w:left w:val="single" w:sz="4" w:space="0" w:color="auto"/>
              <w:right w:val="single" w:sz="4" w:space="0" w:color="auto"/>
            </w:tcBorders>
            <w:vAlign w:val="center"/>
          </w:tcPr>
          <w:p w14:paraId="714F9F1E"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F64B2D" w:rsidRPr="00A9360C" w:rsidRDefault="00F64B2D" w:rsidP="00F64B2D">
            <w:pPr>
              <w:adjustRightInd w:val="0"/>
              <w:snapToGrid w:val="0"/>
              <w:ind w:firstLineChars="0" w:firstLine="0"/>
              <w:rPr>
                <w:sz w:val="16"/>
                <w:szCs w:val="16"/>
              </w:rPr>
            </w:pPr>
            <w:r w:rsidRPr="00A20CA0">
              <w:rPr>
                <w:sz w:val="16"/>
                <w:szCs w:val="16"/>
              </w:rPr>
              <w:t>E=N*1-32768</w:t>
            </w:r>
          </w:p>
        </w:tc>
      </w:tr>
      <w:tr w:rsidR="00F64B2D" w14:paraId="438B81AF" w14:textId="77777777" w:rsidTr="00956CAB">
        <w:tc>
          <w:tcPr>
            <w:tcW w:w="426" w:type="pct"/>
            <w:tcBorders>
              <w:right w:val="single" w:sz="4" w:space="0" w:color="auto"/>
            </w:tcBorders>
            <w:vAlign w:val="center"/>
          </w:tcPr>
          <w:p w14:paraId="2EC7AFA4" w14:textId="59FAE120"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3DA9F3D4" w14:textId="089B7E91"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3BFBF04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F64B2D" w:rsidRPr="00567B76" w:rsidRDefault="00F64B2D" w:rsidP="00F64B2D">
            <w:pPr>
              <w:adjustRightInd w:val="0"/>
              <w:snapToGrid w:val="0"/>
              <w:ind w:firstLineChars="0" w:firstLine="0"/>
              <w:rPr>
                <w:sz w:val="16"/>
                <w:szCs w:val="16"/>
              </w:rPr>
            </w:pPr>
            <w:proofErr w:type="spellStart"/>
            <w:r w:rsidRPr="00567B76">
              <w:rPr>
                <w:sz w:val="16"/>
                <w:szCs w:val="16"/>
              </w:rPr>
              <w:t>ActvSuspTarForce_RL</w:t>
            </w:r>
            <w:proofErr w:type="spellEnd"/>
          </w:p>
        </w:tc>
        <w:tc>
          <w:tcPr>
            <w:tcW w:w="844" w:type="pct"/>
            <w:tcBorders>
              <w:left w:val="single" w:sz="4" w:space="0" w:color="auto"/>
            </w:tcBorders>
          </w:tcPr>
          <w:p w14:paraId="0CEF33A1" w14:textId="51F0BF68" w:rsidR="00F64B2D" w:rsidRPr="005B36BD" w:rsidRDefault="00A247D5" w:rsidP="00F64B2D">
            <w:pPr>
              <w:adjustRightInd w:val="0"/>
              <w:snapToGrid w:val="0"/>
              <w:ind w:firstLineChars="0" w:firstLine="0"/>
              <w:rPr>
                <w:sz w:val="16"/>
                <w:szCs w:val="16"/>
              </w:rPr>
            </w:pPr>
            <w:r w:rsidRPr="00A247D5">
              <w:rPr>
                <w:rFonts w:hint="eastAsia"/>
                <w:sz w:val="16"/>
                <w:szCs w:val="16"/>
              </w:rPr>
              <w:t>左后轮目标主动</w:t>
            </w:r>
            <w:r w:rsidR="003B3DB4" w:rsidRPr="002D762A">
              <w:rPr>
                <w:rFonts w:hint="eastAsia"/>
                <w:sz w:val="16"/>
                <w:szCs w:val="16"/>
                <w:highlight w:val="yellow"/>
              </w:rPr>
              <w:t>减震器</w:t>
            </w:r>
            <w:r w:rsidRPr="00A247D5">
              <w:rPr>
                <w:rFonts w:hint="eastAsia"/>
                <w:sz w:val="16"/>
                <w:szCs w:val="16"/>
              </w:rPr>
              <w:t>力</w:t>
            </w:r>
            <w:r w:rsidRPr="00A247D5">
              <w:rPr>
                <w:rFonts w:hint="eastAsia"/>
                <w:sz w:val="16"/>
                <w:szCs w:val="16"/>
              </w:rPr>
              <w:t xml:space="preserve"> </w:t>
            </w:r>
            <w:r w:rsidRPr="00A247D5">
              <w:rPr>
                <w:rFonts w:hint="eastAsia"/>
                <w:sz w:val="16"/>
                <w:szCs w:val="16"/>
              </w:rPr>
              <w:t>或者</w:t>
            </w:r>
            <w:r w:rsidRPr="00A247D5">
              <w:rPr>
                <w:rFonts w:hint="eastAsia"/>
                <w:sz w:val="16"/>
                <w:szCs w:val="16"/>
              </w:rPr>
              <w:t xml:space="preserve"> </w:t>
            </w:r>
            <w:r w:rsidRPr="00A247D5">
              <w:rPr>
                <w:rFonts w:hint="eastAsia"/>
                <w:sz w:val="16"/>
                <w:szCs w:val="16"/>
              </w:rPr>
              <w:t>左后轮目标主动阻尼力叠加值，取决于和主动悬架握手模式</w:t>
            </w:r>
            <w:r w:rsidRPr="00A247D5">
              <w:rPr>
                <w:rFonts w:hint="eastAsia"/>
                <w:sz w:val="16"/>
                <w:szCs w:val="16"/>
              </w:rPr>
              <w:t>(offset</w:t>
            </w:r>
            <w:r w:rsidRPr="00A247D5">
              <w:rPr>
                <w:rFonts w:hint="eastAsia"/>
                <w:sz w:val="16"/>
                <w:szCs w:val="16"/>
              </w:rPr>
              <w:t>或</w:t>
            </w:r>
            <w:r w:rsidRPr="00A247D5">
              <w:rPr>
                <w:rFonts w:hint="eastAsia"/>
                <w:sz w:val="16"/>
                <w:szCs w:val="16"/>
              </w:rPr>
              <w:t>override</w:t>
            </w:r>
            <w:r w:rsidRPr="00A247D5">
              <w:rPr>
                <w:rFonts w:hint="eastAsia"/>
                <w:sz w:val="16"/>
                <w:szCs w:val="16"/>
              </w:rPr>
              <w:t>）</w:t>
            </w:r>
          </w:p>
        </w:tc>
        <w:tc>
          <w:tcPr>
            <w:tcW w:w="263" w:type="pct"/>
            <w:tcBorders>
              <w:left w:val="single" w:sz="4" w:space="0" w:color="auto"/>
              <w:right w:val="single" w:sz="4" w:space="0" w:color="auto"/>
            </w:tcBorders>
            <w:vAlign w:val="center"/>
          </w:tcPr>
          <w:p w14:paraId="4F9C5D10"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F64B2D" w:rsidRPr="00A20CA0" w:rsidRDefault="00F64B2D" w:rsidP="00F64B2D">
            <w:pPr>
              <w:adjustRightInd w:val="0"/>
              <w:snapToGrid w:val="0"/>
              <w:ind w:firstLineChars="0" w:firstLine="0"/>
              <w:rPr>
                <w:sz w:val="16"/>
                <w:szCs w:val="16"/>
              </w:rPr>
            </w:pPr>
            <w:r w:rsidRPr="00A20CA0">
              <w:rPr>
                <w:sz w:val="16"/>
                <w:szCs w:val="16"/>
              </w:rPr>
              <w:t>E=N*1-32768</w:t>
            </w:r>
          </w:p>
        </w:tc>
      </w:tr>
      <w:tr w:rsidR="00F64B2D" w14:paraId="39672CA5" w14:textId="77777777" w:rsidTr="00956CAB">
        <w:tc>
          <w:tcPr>
            <w:tcW w:w="426" w:type="pct"/>
            <w:tcBorders>
              <w:right w:val="single" w:sz="4" w:space="0" w:color="auto"/>
            </w:tcBorders>
            <w:vAlign w:val="center"/>
          </w:tcPr>
          <w:p w14:paraId="19951706" w14:textId="46287F39"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04" w:type="pct"/>
            <w:tcBorders>
              <w:right w:val="single" w:sz="4" w:space="0" w:color="auto"/>
            </w:tcBorders>
            <w:vAlign w:val="center"/>
          </w:tcPr>
          <w:p w14:paraId="07A0F230" w14:textId="1AA579E9"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75" w:type="pct"/>
            <w:tcBorders>
              <w:right w:val="single" w:sz="4" w:space="0" w:color="auto"/>
            </w:tcBorders>
            <w:vAlign w:val="center"/>
          </w:tcPr>
          <w:p w14:paraId="4477C6F9"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F64B2D" w:rsidRPr="00567B76" w:rsidRDefault="00F64B2D" w:rsidP="00F64B2D">
            <w:pPr>
              <w:adjustRightInd w:val="0"/>
              <w:snapToGrid w:val="0"/>
              <w:ind w:firstLineChars="0" w:firstLine="0"/>
              <w:rPr>
                <w:sz w:val="16"/>
                <w:szCs w:val="16"/>
              </w:rPr>
            </w:pPr>
            <w:proofErr w:type="spellStart"/>
            <w:r w:rsidRPr="00567B76">
              <w:rPr>
                <w:sz w:val="16"/>
                <w:szCs w:val="16"/>
              </w:rPr>
              <w:t>ActvSuspTarForce_RR</w:t>
            </w:r>
            <w:proofErr w:type="spellEnd"/>
          </w:p>
        </w:tc>
        <w:tc>
          <w:tcPr>
            <w:tcW w:w="844" w:type="pct"/>
            <w:tcBorders>
              <w:left w:val="single" w:sz="4" w:space="0" w:color="auto"/>
            </w:tcBorders>
          </w:tcPr>
          <w:p w14:paraId="5516EC30" w14:textId="21E160EB" w:rsidR="00F64B2D" w:rsidRPr="005B36BD" w:rsidRDefault="004656AB" w:rsidP="00F64B2D">
            <w:pPr>
              <w:adjustRightInd w:val="0"/>
              <w:snapToGrid w:val="0"/>
              <w:ind w:firstLineChars="0" w:firstLine="0"/>
              <w:rPr>
                <w:sz w:val="16"/>
                <w:szCs w:val="16"/>
              </w:rPr>
            </w:pPr>
            <w:r w:rsidRPr="004656AB">
              <w:rPr>
                <w:rFonts w:hint="eastAsia"/>
                <w:sz w:val="16"/>
                <w:szCs w:val="16"/>
              </w:rPr>
              <w:t>右后轮目标主动</w:t>
            </w:r>
            <w:r w:rsidR="003B3DB4" w:rsidRPr="002D762A">
              <w:rPr>
                <w:rFonts w:hint="eastAsia"/>
                <w:sz w:val="16"/>
                <w:szCs w:val="16"/>
                <w:highlight w:val="yellow"/>
              </w:rPr>
              <w:t>减震器</w:t>
            </w:r>
            <w:r w:rsidRPr="004656AB">
              <w:rPr>
                <w:rFonts w:hint="eastAsia"/>
                <w:sz w:val="16"/>
                <w:szCs w:val="16"/>
              </w:rPr>
              <w:t>力</w:t>
            </w:r>
            <w:r w:rsidRPr="004656AB">
              <w:rPr>
                <w:rFonts w:hint="eastAsia"/>
                <w:sz w:val="16"/>
                <w:szCs w:val="16"/>
              </w:rPr>
              <w:t xml:space="preserve"> </w:t>
            </w:r>
            <w:r w:rsidRPr="004656AB">
              <w:rPr>
                <w:rFonts w:hint="eastAsia"/>
                <w:sz w:val="16"/>
                <w:szCs w:val="16"/>
              </w:rPr>
              <w:t>或者</w:t>
            </w:r>
            <w:r w:rsidRPr="004656AB">
              <w:rPr>
                <w:rFonts w:hint="eastAsia"/>
                <w:sz w:val="16"/>
                <w:szCs w:val="16"/>
              </w:rPr>
              <w:t xml:space="preserve"> </w:t>
            </w:r>
            <w:r w:rsidRPr="004656AB">
              <w:rPr>
                <w:rFonts w:hint="eastAsia"/>
                <w:sz w:val="16"/>
                <w:szCs w:val="16"/>
              </w:rPr>
              <w:t>右后轮目标主动阻尼力叠加值，取决于和主动悬架握手模式</w:t>
            </w:r>
            <w:r w:rsidRPr="004656AB">
              <w:rPr>
                <w:rFonts w:hint="eastAsia"/>
                <w:sz w:val="16"/>
                <w:szCs w:val="16"/>
              </w:rPr>
              <w:t>(offset</w:t>
            </w:r>
            <w:r w:rsidRPr="004656AB">
              <w:rPr>
                <w:rFonts w:hint="eastAsia"/>
                <w:sz w:val="16"/>
                <w:szCs w:val="16"/>
              </w:rPr>
              <w:t>或</w:t>
            </w:r>
            <w:commentRangeStart w:id="136"/>
            <w:commentRangeStart w:id="137"/>
            <w:r w:rsidRPr="004656AB">
              <w:rPr>
                <w:rFonts w:hint="eastAsia"/>
                <w:sz w:val="16"/>
                <w:szCs w:val="16"/>
              </w:rPr>
              <w:t>override</w:t>
            </w:r>
            <w:commentRangeEnd w:id="136"/>
            <w:r w:rsidR="00092C70" w:rsidRPr="004656AB">
              <w:rPr>
                <w:rStyle w:val="affff4"/>
                <w:rFonts w:hint="eastAsia"/>
                <w:sz w:val="16"/>
                <w:szCs w:val="16"/>
              </w:rPr>
              <w:commentReference w:id="136"/>
            </w:r>
            <w:commentRangeEnd w:id="137"/>
            <w:r w:rsidR="005449E8" w:rsidRPr="004656AB">
              <w:rPr>
                <w:rStyle w:val="affff4"/>
                <w:rFonts w:hint="eastAsia"/>
                <w:sz w:val="16"/>
                <w:szCs w:val="16"/>
              </w:rPr>
              <w:commentReference w:id="137"/>
            </w:r>
            <w:r w:rsidRPr="004656AB">
              <w:rPr>
                <w:rFonts w:hint="eastAsia"/>
                <w:sz w:val="16"/>
                <w:szCs w:val="16"/>
              </w:rPr>
              <w:t>）</w:t>
            </w:r>
          </w:p>
        </w:tc>
        <w:tc>
          <w:tcPr>
            <w:tcW w:w="263" w:type="pct"/>
            <w:tcBorders>
              <w:left w:val="single" w:sz="4" w:space="0" w:color="auto"/>
              <w:right w:val="single" w:sz="4" w:space="0" w:color="auto"/>
            </w:tcBorders>
            <w:vAlign w:val="center"/>
          </w:tcPr>
          <w:p w14:paraId="6B6FE0AD"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F64B2D" w:rsidRPr="00A20CA0" w:rsidRDefault="00F64B2D" w:rsidP="00F64B2D">
            <w:pPr>
              <w:adjustRightInd w:val="0"/>
              <w:snapToGrid w:val="0"/>
              <w:ind w:firstLineChars="0" w:firstLine="0"/>
              <w:rPr>
                <w:sz w:val="16"/>
                <w:szCs w:val="16"/>
              </w:rPr>
            </w:pPr>
            <w:r w:rsidRPr="00A20CA0">
              <w:rPr>
                <w:sz w:val="16"/>
                <w:szCs w:val="16"/>
              </w:rPr>
              <w:t>E=N*1-32768</w:t>
            </w:r>
          </w:p>
        </w:tc>
      </w:tr>
      <w:tr w:rsidR="00F64B2D" w14:paraId="52BACA41" w14:textId="77777777" w:rsidTr="00956CAB">
        <w:tc>
          <w:tcPr>
            <w:tcW w:w="426" w:type="pct"/>
            <w:tcBorders>
              <w:right w:val="single" w:sz="4" w:space="0" w:color="auto"/>
            </w:tcBorders>
            <w:vAlign w:val="center"/>
          </w:tcPr>
          <w:p w14:paraId="6214F8D0" w14:textId="62EDF448"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99A32E8" w14:textId="5DC151BC"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B9FC4F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F64B2D" w:rsidRPr="00567B76" w:rsidRDefault="00F64B2D" w:rsidP="00F64B2D">
            <w:pPr>
              <w:adjustRightInd w:val="0"/>
              <w:snapToGrid w:val="0"/>
              <w:ind w:firstLineChars="0" w:firstLine="0"/>
              <w:rPr>
                <w:sz w:val="16"/>
                <w:szCs w:val="16"/>
              </w:rPr>
            </w:pPr>
            <w:proofErr w:type="spellStart"/>
            <w:r w:rsidRPr="00BE7670">
              <w:rPr>
                <w:rFonts w:hint="eastAsia"/>
                <w:sz w:val="16"/>
                <w:szCs w:val="16"/>
              </w:rPr>
              <w:t>ActSuspActrSts</w:t>
            </w:r>
            <w:proofErr w:type="spellEnd"/>
          </w:p>
        </w:tc>
        <w:tc>
          <w:tcPr>
            <w:tcW w:w="844" w:type="pct"/>
            <w:tcBorders>
              <w:left w:val="single" w:sz="4" w:space="0" w:color="auto"/>
            </w:tcBorders>
            <w:vAlign w:val="center"/>
          </w:tcPr>
          <w:p w14:paraId="3F9B30CE" w14:textId="56C01CE0" w:rsidR="00F64B2D" w:rsidRPr="005B36BD" w:rsidRDefault="00F64B2D" w:rsidP="00F64B2D">
            <w:pPr>
              <w:adjustRightInd w:val="0"/>
              <w:snapToGrid w:val="0"/>
              <w:ind w:firstLineChars="0" w:firstLine="0"/>
              <w:rPr>
                <w:sz w:val="16"/>
                <w:szCs w:val="16"/>
              </w:rPr>
            </w:pPr>
            <w:r w:rsidRPr="00BE7670">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1A6E2E" w:rsidRPr="001A6E2E" w:rsidRDefault="001A6E2E" w:rsidP="001A6E2E">
            <w:pPr>
              <w:adjustRightInd w:val="0"/>
              <w:snapToGrid w:val="0"/>
              <w:ind w:firstLineChars="0" w:firstLine="0"/>
              <w:rPr>
                <w:sz w:val="16"/>
                <w:szCs w:val="16"/>
              </w:rPr>
            </w:pPr>
            <w:r w:rsidRPr="001A6E2E">
              <w:rPr>
                <w:sz w:val="16"/>
                <w:szCs w:val="16"/>
              </w:rPr>
              <w:t>$0=</w:t>
            </w:r>
            <w:proofErr w:type="spellStart"/>
            <w:r w:rsidRPr="001A6E2E">
              <w:rPr>
                <w:sz w:val="16"/>
                <w:szCs w:val="16"/>
              </w:rPr>
              <w:t>Not_Controllable</w:t>
            </w:r>
            <w:proofErr w:type="spellEnd"/>
          </w:p>
          <w:p w14:paraId="485E769E" w14:textId="77777777" w:rsidR="001A6E2E" w:rsidRPr="001A6E2E" w:rsidRDefault="001A6E2E" w:rsidP="001A6E2E">
            <w:pPr>
              <w:adjustRightInd w:val="0"/>
              <w:snapToGrid w:val="0"/>
              <w:ind w:firstLineChars="0" w:firstLine="0"/>
              <w:rPr>
                <w:sz w:val="16"/>
                <w:szCs w:val="16"/>
              </w:rPr>
            </w:pPr>
            <w:r w:rsidRPr="001A6E2E">
              <w:rPr>
                <w:sz w:val="16"/>
                <w:szCs w:val="16"/>
              </w:rPr>
              <w:t>$1=</w:t>
            </w:r>
            <w:proofErr w:type="spellStart"/>
            <w:r w:rsidRPr="001A6E2E">
              <w:rPr>
                <w:sz w:val="16"/>
                <w:szCs w:val="16"/>
              </w:rPr>
              <w:t>Ready_for_Control</w:t>
            </w:r>
            <w:proofErr w:type="spellEnd"/>
          </w:p>
          <w:p w14:paraId="6AF971E6" w14:textId="77777777" w:rsidR="001A6E2E" w:rsidRPr="001A6E2E" w:rsidRDefault="001A6E2E" w:rsidP="001A6E2E">
            <w:pPr>
              <w:adjustRightInd w:val="0"/>
              <w:snapToGrid w:val="0"/>
              <w:ind w:firstLineChars="0" w:firstLine="0"/>
              <w:rPr>
                <w:sz w:val="16"/>
                <w:szCs w:val="16"/>
              </w:rPr>
            </w:pPr>
            <w:r w:rsidRPr="001A6E2E">
              <w:rPr>
                <w:rFonts w:hint="eastAsia"/>
                <w:sz w:val="16"/>
                <w:szCs w:val="16"/>
              </w:rPr>
              <w:t>$2=Mode Damper Force Offset</w:t>
            </w:r>
            <w:r w:rsidRPr="001A6E2E">
              <w:rPr>
                <w:rFonts w:hint="eastAsia"/>
                <w:sz w:val="16"/>
                <w:szCs w:val="16"/>
              </w:rPr>
              <w:t>（阻尼力补偿模式）</w:t>
            </w:r>
          </w:p>
          <w:p w14:paraId="7E9370F9" w14:textId="77777777" w:rsidR="001A6E2E" w:rsidRPr="001A6E2E" w:rsidRDefault="001A6E2E" w:rsidP="001A6E2E">
            <w:pPr>
              <w:adjustRightInd w:val="0"/>
              <w:snapToGrid w:val="0"/>
              <w:ind w:firstLineChars="0" w:firstLine="0"/>
              <w:rPr>
                <w:sz w:val="16"/>
                <w:szCs w:val="16"/>
              </w:rPr>
            </w:pPr>
            <w:r w:rsidRPr="001A6E2E">
              <w:rPr>
                <w:rFonts w:hint="eastAsia"/>
                <w:sz w:val="16"/>
                <w:szCs w:val="16"/>
              </w:rPr>
              <w:t>$3=Mode Damper Force Overwrite</w:t>
            </w:r>
            <w:r w:rsidRPr="001A6E2E">
              <w:rPr>
                <w:rFonts w:hint="eastAsia"/>
                <w:sz w:val="16"/>
                <w:szCs w:val="16"/>
              </w:rPr>
              <w:t>（阻尼力接管模式）</w:t>
            </w:r>
          </w:p>
          <w:p w14:paraId="7961FA5D" w14:textId="77777777" w:rsidR="001A6E2E" w:rsidRPr="001A6E2E" w:rsidRDefault="001A6E2E" w:rsidP="001A6E2E">
            <w:pPr>
              <w:adjustRightInd w:val="0"/>
              <w:snapToGrid w:val="0"/>
              <w:ind w:firstLineChars="0" w:firstLine="0"/>
              <w:rPr>
                <w:sz w:val="16"/>
                <w:szCs w:val="16"/>
              </w:rPr>
            </w:pPr>
            <w:r w:rsidRPr="001A6E2E">
              <w:rPr>
                <w:sz w:val="16"/>
                <w:szCs w:val="16"/>
              </w:rPr>
              <w:t>$4=Error</w:t>
            </w:r>
          </w:p>
          <w:p w14:paraId="3ECEB001" w14:textId="77777777" w:rsidR="001A6E2E" w:rsidRPr="001A6E2E" w:rsidRDefault="001A6E2E" w:rsidP="001A6E2E">
            <w:pPr>
              <w:adjustRightInd w:val="0"/>
              <w:snapToGrid w:val="0"/>
              <w:ind w:firstLineChars="0" w:firstLine="0"/>
              <w:rPr>
                <w:sz w:val="16"/>
                <w:szCs w:val="16"/>
              </w:rPr>
            </w:pPr>
            <w:r w:rsidRPr="001A6E2E">
              <w:rPr>
                <w:sz w:val="16"/>
                <w:szCs w:val="16"/>
              </w:rPr>
              <w:t>$5=Reserved</w:t>
            </w:r>
          </w:p>
          <w:p w14:paraId="1A42F7B3" w14:textId="77777777" w:rsidR="001A6E2E" w:rsidRPr="001A6E2E" w:rsidRDefault="001A6E2E" w:rsidP="001A6E2E">
            <w:pPr>
              <w:adjustRightInd w:val="0"/>
              <w:snapToGrid w:val="0"/>
              <w:ind w:firstLineChars="0" w:firstLine="0"/>
              <w:rPr>
                <w:sz w:val="16"/>
                <w:szCs w:val="16"/>
              </w:rPr>
            </w:pPr>
            <w:r w:rsidRPr="001A6E2E">
              <w:rPr>
                <w:sz w:val="16"/>
                <w:szCs w:val="16"/>
              </w:rPr>
              <w:t>$6=Reserved</w:t>
            </w:r>
          </w:p>
          <w:p w14:paraId="1BBA3CCA" w14:textId="16253FA2" w:rsidR="00F64B2D" w:rsidRPr="00A20CA0" w:rsidRDefault="001A6E2E" w:rsidP="001A6E2E">
            <w:pPr>
              <w:adjustRightInd w:val="0"/>
              <w:snapToGrid w:val="0"/>
              <w:ind w:firstLineChars="0" w:firstLine="0"/>
              <w:rPr>
                <w:sz w:val="16"/>
                <w:szCs w:val="16"/>
              </w:rPr>
            </w:pPr>
            <w:r w:rsidRPr="001A6E2E">
              <w:rPr>
                <w:sz w:val="16"/>
                <w:szCs w:val="16"/>
              </w:rPr>
              <w:t>$7=Reserved</w:t>
            </w:r>
          </w:p>
        </w:tc>
      </w:tr>
      <w:tr w:rsidR="00F64B2D" w14:paraId="2ACDE268" w14:textId="77777777" w:rsidTr="00956CAB">
        <w:tc>
          <w:tcPr>
            <w:tcW w:w="426" w:type="pct"/>
            <w:tcBorders>
              <w:right w:val="single" w:sz="4" w:space="0" w:color="auto"/>
            </w:tcBorders>
            <w:vAlign w:val="center"/>
          </w:tcPr>
          <w:p w14:paraId="2FD5246C" w14:textId="682D1EFD"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EE31E0D" w14:textId="260AC8FF"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0A0491E6"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F64B2D" w:rsidRPr="00BE7670"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ActSuspCtrlOrigTargtDampForce_FL</w:t>
            </w:r>
            <w:proofErr w:type="spellEnd"/>
          </w:p>
        </w:tc>
        <w:tc>
          <w:tcPr>
            <w:tcW w:w="844" w:type="pct"/>
            <w:tcBorders>
              <w:left w:val="single" w:sz="4" w:space="0" w:color="auto"/>
            </w:tcBorders>
            <w:vAlign w:val="center"/>
          </w:tcPr>
          <w:p w14:paraId="64DCB79B" w14:textId="74670651" w:rsidR="00F64B2D" w:rsidRPr="00BE7670" w:rsidRDefault="000257A9" w:rsidP="00F64B2D">
            <w:pPr>
              <w:adjustRightInd w:val="0"/>
              <w:snapToGrid w:val="0"/>
              <w:ind w:firstLineChars="0" w:firstLine="0"/>
              <w:rPr>
                <w:sz w:val="16"/>
                <w:szCs w:val="16"/>
              </w:rPr>
            </w:pPr>
            <w:r w:rsidRPr="000257A9">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F64B2D" w:rsidRPr="00BE7670" w:rsidRDefault="00F64B2D" w:rsidP="00F64B2D">
            <w:pPr>
              <w:adjustRightInd w:val="0"/>
              <w:snapToGrid w:val="0"/>
              <w:ind w:firstLineChars="0" w:firstLine="0"/>
              <w:rPr>
                <w:sz w:val="16"/>
                <w:szCs w:val="16"/>
              </w:rPr>
            </w:pPr>
            <w:r w:rsidRPr="00A01747">
              <w:rPr>
                <w:sz w:val="16"/>
                <w:szCs w:val="16"/>
              </w:rPr>
              <w:t>E=N*1-32768</w:t>
            </w:r>
          </w:p>
        </w:tc>
      </w:tr>
      <w:tr w:rsidR="00F64B2D" w14:paraId="34448999" w14:textId="77777777" w:rsidTr="00956CAB">
        <w:tc>
          <w:tcPr>
            <w:tcW w:w="426" w:type="pct"/>
            <w:tcBorders>
              <w:right w:val="single" w:sz="4" w:space="0" w:color="auto"/>
            </w:tcBorders>
            <w:vAlign w:val="center"/>
          </w:tcPr>
          <w:p w14:paraId="5B18CC4C" w14:textId="445F72CC"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1627372" w14:textId="1CC3C923"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18F3D59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F64B2D" w:rsidRPr="004E3F41"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ActSuspCtrlOrigTargtDampForce_FR</w:t>
            </w:r>
            <w:proofErr w:type="spellEnd"/>
          </w:p>
        </w:tc>
        <w:tc>
          <w:tcPr>
            <w:tcW w:w="844" w:type="pct"/>
            <w:tcBorders>
              <w:left w:val="single" w:sz="4" w:space="0" w:color="auto"/>
            </w:tcBorders>
            <w:vAlign w:val="center"/>
          </w:tcPr>
          <w:p w14:paraId="29348935" w14:textId="06643A67" w:rsidR="00F64B2D" w:rsidRPr="004E3F41" w:rsidRDefault="0099623A" w:rsidP="00F64B2D">
            <w:pPr>
              <w:adjustRightInd w:val="0"/>
              <w:snapToGrid w:val="0"/>
              <w:ind w:firstLineChars="0" w:firstLine="0"/>
              <w:rPr>
                <w:sz w:val="16"/>
                <w:szCs w:val="16"/>
              </w:rPr>
            </w:pPr>
            <w:r w:rsidRPr="0099623A">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288D96D4" w14:textId="77777777" w:rsidTr="00956CAB">
        <w:tc>
          <w:tcPr>
            <w:tcW w:w="426" w:type="pct"/>
            <w:tcBorders>
              <w:right w:val="single" w:sz="4" w:space="0" w:color="auto"/>
            </w:tcBorders>
            <w:vAlign w:val="center"/>
          </w:tcPr>
          <w:p w14:paraId="7394EC78" w14:textId="5AE009AC"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340A3B7" w14:textId="5FDFF056"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51D58184"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F64B2D" w:rsidRPr="004E3F41"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ActSuspCtrlOrigTargtDampForce_RL</w:t>
            </w:r>
            <w:proofErr w:type="spellEnd"/>
          </w:p>
        </w:tc>
        <w:tc>
          <w:tcPr>
            <w:tcW w:w="844" w:type="pct"/>
            <w:tcBorders>
              <w:left w:val="single" w:sz="4" w:space="0" w:color="auto"/>
            </w:tcBorders>
            <w:vAlign w:val="center"/>
          </w:tcPr>
          <w:p w14:paraId="6D8EA622" w14:textId="2F4E00F6" w:rsidR="00F64B2D" w:rsidRPr="004E3F41" w:rsidRDefault="00206BC8" w:rsidP="00F64B2D">
            <w:pPr>
              <w:adjustRightInd w:val="0"/>
              <w:snapToGrid w:val="0"/>
              <w:ind w:firstLineChars="0" w:firstLine="0"/>
              <w:rPr>
                <w:sz w:val="16"/>
                <w:szCs w:val="16"/>
              </w:rPr>
            </w:pPr>
            <w:r w:rsidRPr="00206BC8">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1488498F"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42B5DC02" w14:textId="77777777" w:rsidTr="00956CAB">
        <w:tc>
          <w:tcPr>
            <w:tcW w:w="426" w:type="pct"/>
            <w:tcBorders>
              <w:right w:val="single" w:sz="4" w:space="0" w:color="auto"/>
            </w:tcBorders>
            <w:vAlign w:val="center"/>
          </w:tcPr>
          <w:p w14:paraId="0AAC7681" w14:textId="55C60EF8"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54ADB41" w14:textId="2A391C8F"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C9FC6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F64B2D" w:rsidRPr="004E3F41" w:rsidRDefault="00F64B2D" w:rsidP="00F64B2D">
            <w:pPr>
              <w:adjustRightInd w:val="0"/>
              <w:snapToGrid w:val="0"/>
              <w:ind w:firstLineChars="0" w:firstLine="0"/>
              <w:rPr>
                <w:sz w:val="16"/>
                <w:szCs w:val="16"/>
              </w:rPr>
            </w:pPr>
            <w:proofErr w:type="spellStart"/>
            <w:r w:rsidRPr="004E3F41">
              <w:rPr>
                <w:rFonts w:hint="eastAsia"/>
                <w:sz w:val="16"/>
                <w:szCs w:val="16"/>
              </w:rPr>
              <w:t>ActSuspCtrlOrigTargtDampForce_RR</w:t>
            </w:r>
            <w:proofErr w:type="spellEnd"/>
          </w:p>
        </w:tc>
        <w:tc>
          <w:tcPr>
            <w:tcW w:w="844" w:type="pct"/>
            <w:tcBorders>
              <w:left w:val="single" w:sz="4" w:space="0" w:color="auto"/>
            </w:tcBorders>
            <w:vAlign w:val="center"/>
          </w:tcPr>
          <w:p w14:paraId="4A2E555D" w14:textId="0D677FB3" w:rsidR="00F64B2D" w:rsidRPr="004E3F41" w:rsidRDefault="00984B3A" w:rsidP="00F64B2D">
            <w:pPr>
              <w:adjustRightInd w:val="0"/>
              <w:snapToGrid w:val="0"/>
              <w:ind w:firstLineChars="0" w:firstLine="0"/>
              <w:rPr>
                <w:sz w:val="16"/>
                <w:szCs w:val="16"/>
              </w:rPr>
            </w:pPr>
            <w:r w:rsidRPr="00984B3A">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6E8DB9FB"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F64B2D" w:rsidRPr="00A01747" w:rsidRDefault="00F64B2D" w:rsidP="00F64B2D">
            <w:pPr>
              <w:adjustRightInd w:val="0"/>
              <w:snapToGrid w:val="0"/>
              <w:ind w:firstLineChars="0" w:firstLine="0"/>
              <w:rPr>
                <w:sz w:val="16"/>
                <w:szCs w:val="16"/>
              </w:rPr>
            </w:pPr>
            <w:r w:rsidRPr="00A01747">
              <w:rPr>
                <w:sz w:val="16"/>
                <w:szCs w:val="16"/>
              </w:rPr>
              <w:t>E=N*1-32768</w:t>
            </w:r>
          </w:p>
        </w:tc>
      </w:tr>
      <w:tr w:rsidR="00F64B2D" w14:paraId="4943F514" w14:textId="77777777" w:rsidTr="00956CAB">
        <w:tc>
          <w:tcPr>
            <w:tcW w:w="426" w:type="pct"/>
            <w:tcBorders>
              <w:right w:val="single" w:sz="4" w:space="0" w:color="auto"/>
            </w:tcBorders>
            <w:vAlign w:val="center"/>
          </w:tcPr>
          <w:p w14:paraId="378CF83C" w14:textId="4F1DCD11"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361BE7FF" w14:textId="4550E5FC"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79FDF1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F64B2D" w:rsidRPr="004E3F41"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ActSuspActulDampForce_FL</w:t>
            </w:r>
            <w:proofErr w:type="spellEnd"/>
          </w:p>
        </w:tc>
        <w:tc>
          <w:tcPr>
            <w:tcW w:w="844" w:type="pct"/>
            <w:tcBorders>
              <w:left w:val="single" w:sz="4" w:space="0" w:color="auto"/>
            </w:tcBorders>
            <w:vAlign w:val="center"/>
          </w:tcPr>
          <w:p w14:paraId="0EE14D1B" w14:textId="7E8A12D8" w:rsidR="00F64B2D" w:rsidRPr="004E3F41" w:rsidRDefault="00F64B2D" w:rsidP="00F64B2D">
            <w:pPr>
              <w:adjustRightInd w:val="0"/>
              <w:snapToGrid w:val="0"/>
              <w:ind w:firstLineChars="0" w:firstLine="0"/>
              <w:rPr>
                <w:sz w:val="16"/>
                <w:szCs w:val="16"/>
              </w:rPr>
            </w:pPr>
            <w:r w:rsidRPr="00960204">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F64B2D" w:rsidRPr="00A01747" w:rsidRDefault="00F64B2D" w:rsidP="00F64B2D">
            <w:pPr>
              <w:adjustRightInd w:val="0"/>
              <w:snapToGrid w:val="0"/>
              <w:ind w:firstLineChars="0" w:firstLine="0"/>
              <w:rPr>
                <w:sz w:val="16"/>
                <w:szCs w:val="16"/>
              </w:rPr>
            </w:pPr>
            <w:r w:rsidRPr="00532432">
              <w:rPr>
                <w:sz w:val="16"/>
                <w:szCs w:val="16"/>
              </w:rPr>
              <w:t>E=N*1-32768</w:t>
            </w:r>
          </w:p>
        </w:tc>
      </w:tr>
      <w:tr w:rsidR="00F64B2D" w14:paraId="38D03DFA" w14:textId="77777777" w:rsidTr="00956CAB">
        <w:tc>
          <w:tcPr>
            <w:tcW w:w="426" w:type="pct"/>
            <w:tcBorders>
              <w:right w:val="single" w:sz="4" w:space="0" w:color="auto"/>
            </w:tcBorders>
            <w:vAlign w:val="center"/>
          </w:tcPr>
          <w:p w14:paraId="655F65FC" w14:textId="27E66EA6"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17D86A0A" w14:textId="4E2F8D14"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6468ADEA"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F64B2D" w:rsidRPr="00A01747"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ActSuspActulDampForce_FR</w:t>
            </w:r>
            <w:proofErr w:type="spellEnd"/>
          </w:p>
        </w:tc>
        <w:tc>
          <w:tcPr>
            <w:tcW w:w="844" w:type="pct"/>
            <w:tcBorders>
              <w:left w:val="single" w:sz="4" w:space="0" w:color="auto"/>
            </w:tcBorders>
            <w:vAlign w:val="center"/>
          </w:tcPr>
          <w:p w14:paraId="4B3CB65B" w14:textId="7A329617" w:rsidR="00F64B2D" w:rsidRPr="00960204" w:rsidRDefault="00F64B2D" w:rsidP="00F64B2D">
            <w:pPr>
              <w:adjustRightInd w:val="0"/>
              <w:snapToGrid w:val="0"/>
              <w:ind w:firstLineChars="0" w:firstLine="0"/>
              <w:rPr>
                <w:sz w:val="16"/>
                <w:szCs w:val="16"/>
              </w:rPr>
            </w:pPr>
            <w:r w:rsidRPr="00960204">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0D27886E" w14:textId="77777777" w:rsidTr="00956CAB">
        <w:tc>
          <w:tcPr>
            <w:tcW w:w="426" w:type="pct"/>
            <w:tcBorders>
              <w:right w:val="single" w:sz="4" w:space="0" w:color="auto"/>
            </w:tcBorders>
            <w:vAlign w:val="center"/>
          </w:tcPr>
          <w:p w14:paraId="55EFAB48" w14:textId="40A9A3A6"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668ABE93" w14:textId="46F80047"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73BDE9F0"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F64B2D" w:rsidRPr="00A01747"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ActSuspActulDampForce_RL</w:t>
            </w:r>
            <w:proofErr w:type="spellEnd"/>
          </w:p>
        </w:tc>
        <w:tc>
          <w:tcPr>
            <w:tcW w:w="844" w:type="pct"/>
            <w:tcBorders>
              <w:left w:val="single" w:sz="4" w:space="0" w:color="auto"/>
            </w:tcBorders>
            <w:vAlign w:val="center"/>
          </w:tcPr>
          <w:p w14:paraId="28D0C6C5" w14:textId="42B3C1D7" w:rsidR="00F64B2D" w:rsidRPr="00960204" w:rsidRDefault="00F64B2D" w:rsidP="00F64B2D">
            <w:pPr>
              <w:adjustRightInd w:val="0"/>
              <w:snapToGrid w:val="0"/>
              <w:ind w:firstLineChars="0" w:firstLine="0"/>
              <w:rPr>
                <w:sz w:val="16"/>
                <w:szCs w:val="16"/>
              </w:rPr>
            </w:pPr>
            <w:r w:rsidRPr="00960204">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3D2BCECB" w14:textId="77777777" w:rsidTr="00956CAB">
        <w:tc>
          <w:tcPr>
            <w:tcW w:w="426" w:type="pct"/>
            <w:tcBorders>
              <w:right w:val="single" w:sz="4" w:space="0" w:color="auto"/>
            </w:tcBorders>
            <w:vAlign w:val="center"/>
          </w:tcPr>
          <w:p w14:paraId="10FD05DF" w14:textId="54A916B7" w:rsidR="00F64B2D" w:rsidRPr="00BE7670" w:rsidRDefault="00F64B2D" w:rsidP="00F64B2D">
            <w:pPr>
              <w:spacing w:line="240" w:lineRule="atLeast"/>
              <w:ind w:firstLineChars="0" w:firstLine="0"/>
              <w:rPr>
                <w:sz w:val="16"/>
                <w:szCs w:val="16"/>
              </w:rPr>
            </w:pPr>
            <w:proofErr w:type="spellStart"/>
            <w:r w:rsidRPr="00BE7670">
              <w:rPr>
                <w:rFonts w:hint="eastAsia"/>
                <w:sz w:val="16"/>
                <w:szCs w:val="16"/>
              </w:rPr>
              <w:t>ActvSusp</w:t>
            </w:r>
            <w:proofErr w:type="spellEnd"/>
          </w:p>
        </w:tc>
        <w:tc>
          <w:tcPr>
            <w:tcW w:w="304" w:type="pct"/>
            <w:tcBorders>
              <w:right w:val="single" w:sz="4" w:space="0" w:color="auto"/>
            </w:tcBorders>
            <w:vAlign w:val="center"/>
          </w:tcPr>
          <w:p w14:paraId="55D70404" w14:textId="75D94391" w:rsidR="00F64B2D" w:rsidRPr="00BE7670" w:rsidRDefault="00F64B2D" w:rsidP="00F64B2D">
            <w:pPr>
              <w:spacing w:line="240" w:lineRule="atLeast"/>
              <w:ind w:firstLineChars="0" w:firstLine="0"/>
              <w:rPr>
                <w:sz w:val="16"/>
                <w:szCs w:val="16"/>
              </w:rPr>
            </w:pPr>
            <w:r w:rsidRPr="00BE7670">
              <w:rPr>
                <w:rFonts w:hint="eastAsia"/>
                <w:sz w:val="16"/>
                <w:szCs w:val="16"/>
              </w:rPr>
              <w:t>VMCU</w:t>
            </w:r>
          </w:p>
        </w:tc>
        <w:tc>
          <w:tcPr>
            <w:tcW w:w="375" w:type="pct"/>
            <w:tcBorders>
              <w:right w:val="single" w:sz="4" w:space="0" w:color="auto"/>
            </w:tcBorders>
            <w:vAlign w:val="center"/>
          </w:tcPr>
          <w:p w14:paraId="34C1FCA6"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F64B2D" w:rsidRPr="00A01747" w:rsidRDefault="00F64B2D" w:rsidP="00F64B2D">
            <w:pPr>
              <w:adjustRightInd w:val="0"/>
              <w:snapToGrid w:val="0"/>
              <w:ind w:firstLineChars="0" w:firstLine="0"/>
              <w:rPr>
                <w:sz w:val="16"/>
                <w:szCs w:val="16"/>
              </w:rPr>
            </w:pPr>
            <w:proofErr w:type="spellStart"/>
            <w:r w:rsidRPr="00A01747">
              <w:rPr>
                <w:rFonts w:hint="eastAsia"/>
                <w:sz w:val="16"/>
                <w:szCs w:val="16"/>
              </w:rPr>
              <w:t>ActSuspActulDampForce_RR</w:t>
            </w:r>
            <w:proofErr w:type="spellEnd"/>
          </w:p>
        </w:tc>
        <w:tc>
          <w:tcPr>
            <w:tcW w:w="844" w:type="pct"/>
            <w:tcBorders>
              <w:left w:val="single" w:sz="4" w:space="0" w:color="auto"/>
            </w:tcBorders>
            <w:vAlign w:val="center"/>
          </w:tcPr>
          <w:p w14:paraId="362E689A" w14:textId="0949985B" w:rsidR="00F64B2D" w:rsidRPr="00960204" w:rsidRDefault="00F64B2D" w:rsidP="00F64B2D">
            <w:pPr>
              <w:adjustRightInd w:val="0"/>
              <w:snapToGrid w:val="0"/>
              <w:ind w:firstLineChars="0" w:firstLine="0"/>
              <w:rPr>
                <w:sz w:val="16"/>
                <w:szCs w:val="16"/>
              </w:rPr>
            </w:pPr>
            <w:r w:rsidRPr="00960204">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F64B2D" w:rsidRPr="00B20CAE" w:rsidRDefault="00F64B2D" w:rsidP="00F64B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F64B2D" w:rsidRPr="00B20CAE" w:rsidRDefault="00F64B2D" w:rsidP="00F64B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F64B2D" w:rsidRPr="00532432" w:rsidRDefault="00F64B2D" w:rsidP="00F64B2D">
            <w:pPr>
              <w:adjustRightInd w:val="0"/>
              <w:snapToGrid w:val="0"/>
              <w:ind w:firstLineChars="0" w:firstLine="0"/>
              <w:rPr>
                <w:sz w:val="16"/>
                <w:szCs w:val="16"/>
              </w:rPr>
            </w:pPr>
            <w:r w:rsidRPr="00532432">
              <w:rPr>
                <w:sz w:val="16"/>
                <w:szCs w:val="16"/>
              </w:rPr>
              <w:t>E=N*1-32768</w:t>
            </w:r>
          </w:p>
        </w:tc>
      </w:tr>
      <w:tr w:rsidR="00F64B2D" w14:paraId="608BBB2B" w14:textId="77777777" w:rsidTr="00956CAB">
        <w:tc>
          <w:tcPr>
            <w:tcW w:w="426" w:type="pct"/>
            <w:tcBorders>
              <w:right w:val="single" w:sz="4" w:space="0" w:color="auto"/>
            </w:tcBorders>
            <w:vAlign w:val="center"/>
          </w:tcPr>
          <w:p w14:paraId="544B80D3" w14:textId="3BFED932" w:rsidR="00F64B2D" w:rsidRPr="00300EE8" w:rsidRDefault="00F64B2D" w:rsidP="00F64B2D">
            <w:pPr>
              <w:spacing w:line="240" w:lineRule="atLeast"/>
              <w:ind w:firstLineChars="0" w:firstLine="0"/>
              <w:rPr>
                <w:strike/>
                <w:sz w:val="16"/>
                <w:szCs w:val="16"/>
              </w:rPr>
            </w:pPr>
            <w:r w:rsidRPr="00300EE8">
              <w:rPr>
                <w:rFonts w:hint="eastAsia"/>
                <w:strike/>
                <w:sz w:val="16"/>
                <w:szCs w:val="16"/>
              </w:rPr>
              <w:lastRenderedPageBreak/>
              <w:t>VMCU</w:t>
            </w:r>
          </w:p>
        </w:tc>
        <w:tc>
          <w:tcPr>
            <w:tcW w:w="304" w:type="pct"/>
            <w:tcBorders>
              <w:right w:val="single" w:sz="4" w:space="0" w:color="auto"/>
            </w:tcBorders>
            <w:vAlign w:val="center"/>
          </w:tcPr>
          <w:p w14:paraId="6F99F02C" w14:textId="3ADF261C"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7F9FB9C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DA7C404" w14:textId="1DC5DCEF" w:rsidR="00F64B2D" w:rsidRPr="00300EE8" w:rsidRDefault="00F64B2D" w:rsidP="00F64B2D">
            <w:pPr>
              <w:adjustRightInd w:val="0"/>
              <w:snapToGrid w:val="0"/>
              <w:ind w:firstLineChars="0" w:firstLine="0"/>
              <w:rPr>
                <w:strike/>
                <w:sz w:val="16"/>
                <w:szCs w:val="16"/>
              </w:rPr>
            </w:pPr>
            <w:proofErr w:type="spellStart"/>
            <w:r w:rsidRPr="00300EE8">
              <w:rPr>
                <w:strike/>
                <w:sz w:val="16"/>
                <w:szCs w:val="16"/>
              </w:rPr>
              <w:t>AirSuspActvRqst</w:t>
            </w:r>
            <w:proofErr w:type="spellEnd"/>
          </w:p>
        </w:tc>
        <w:tc>
          <w:tcPr>
            <w:tcW w:w="844" w:type="pct"/>
            <w:tcBorders>
              <w:left w:val="single" w:sz="4" w:space="0" w:color="auto"/>
            </w:tcBorders>
            <w:vAlign w:val="center"/>
          </w:tcPr>
          <w:p w14:paraId="18179F81" w14:textId="4AB991B8"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空簧执行请求</w:t>
            </w:r>
          </w:p>
        </w:tc>
        <w:tc>
          <w:tcPr>
            <w:tcW w:w="263" w:type="pct"/>
            <w:tcBorders>
              <w:left w:val="single" w:sz="4" w:space="0" w:color="auto"/>
              <w:right w:val="single" w:sz="4" w:space="0" w:color="auto"/>
            </w:tcBorders>
            <w:vAlign w:val="center"/>
          </w:tcPr>
          <w:p w14:paraId="5D4EC75E"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2434122"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92682F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4C1811F7" w14:textId="77777777"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$0=No Request</w:t>
            </w:r>
            <w:r w:rsidRPr="00300EE8">
              <w:rPr>
                <w:rFonts w:hint="eastAsia"/>
                <w:strike/>
                <w:sz w:val="16"/>
                <w:szCs w:val="16"/>
              </w:rPr>
              <w:t>（无请求）</w:t>
            </w:r>
          </w:p>
          <w:p w14:paraId="357B918E" w14:textId="52760D91"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$1=Request</w:t>
            </w:r>
            <w:r w:rsidRPr="00300EE8">
              <w:rPr>
                <w:rFonts w:hint="eastAsia"/>
                <w:strike/>
                <w:sz w:val="16"/>
                <w:szCs w:val="16"/>
              </w:rPr>
              <w:t>（请求）</w:t>
            </w:r>
          </w:p>
        </w:tc>
      </w:tr>
      <w:tr w:rsidR="00F64B2D" w14:paraId="1DE1E0FC" w14:textId="77777777" w:rsidTr="00956CAB">
        <w:tc>
          <w:tcPr>
            <w:tcW w:w="426" w:type="pct"/>
            <w:tcBorders>
              <w:right w:val="single" w:sz="4" w:space="0" w:color="auto"/>
            </w:tcBorders>
            <w:vAlign w:val="center"/>
          </w:tcPr>
          <w:p w14:paraId="03186F2C" w14:textId="7D80D825"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5B6D9CA9" w14:textId="52F0F0E9"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171FE9A6"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E533F26" w14:textId="00570306"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TarStfnLvlFrntLe</w:t>
            </w:r>
            <w:proofErr w:type="spellEnd"/>
          </w:p>
        </w:tc>
        <w:tc>
          <w:tcPr>
            <w:tcW w:w="844" w:type="pct"/>
            <w:tcBorders>
              <w:left w:val="single" w:sz="4" w:space="0" w:color="auto"/>
            </w:tcBorders>
            <w:vAlign w:val="center"/>
          </w:tcPr>
          <w:p w14:paraId="1AAA7757" w14:textId="251BB1A2"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75838BE"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6E85A45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327A4D06"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18E9B7BF"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593AE8B0"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17FE9D36" w14:textId="43FD7AA9"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34BABE2E" w14:textId="77777777" w:rsidTr="00956CAB">
        <w:tc>
          <w:tcPr>
            <w:tcW w:w="426" w:type="pct"/>
            <w:tcBorders>
              <w:right w:val="single" w:sz="4" w:space="0" w:color="auto"/>
            </w:tcBorders>
            <w:vAlign w:val="center"/>
          </w:tcPr>
          <w:p w14:paraId="41A79417" w14:textId="7B1EB569"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54E90B79" w14:textId="64228104"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0B6A07FD"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DC11F04" w14:textId="1ABC6AAB"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TarStfnLvlFrntRi</w:t>
            </w:r>
            <w:proofErr w:type="spellEnd"/>
          </w:p>
        </w:tc>
        <w:tc>
          <w:tcPr>
            <w:tcW w:w="844" w:type="pct"/>
            <w:tcBorders>
              <w:left w:val="single" w:sz="4" w:space="0" w:color="auto"/>
            </w:tcBorders>
            <w:vAlign w:val="center"/>
          </w:tcPr>
          <w:p w14:paraId="74CFDFCD" w14:textId="4954F165"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3D9142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9E63D29"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5ABD9046"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554AC71"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0C682AD1"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0C51B72" w14:textId="133F5D82"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2F4D84FA" w14:textId="77777777" w:rsidTr="00956CAB">
        <w:tc>
          <w:tcPr>
            <w:tcW w:w="426" w:type="pct"/>
            <w:tcBorders>
              <w:right w:val="single" w:sz="4" w:space="0" w:color="auto"/>
            </w:tcBorders>
            <w:vAlign w:val="center"/>
          </w:tcPr>
          <w:p w14:paraId="2FAF14BC" w14:textId="4BF32DF5"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6ABB4124" w14:textId="4B36E040"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2CBF01E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6B8F67A" w14:textId="1345E5B3"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TarStfnLvlReLe</w:t>
            </w:r>
            <w:proofErr w:type="spellEnd"/>
          </w:p>
        </w:tc>
        <w:tc>
          <w:tcPr>
            <w:tcW w:w="844" w:type="pct"/>
            <w:tcBorders>
              <w:left w:val="single" w:sz="4" w:space="0" w:color="auto"/>
            </w:tcBorders>
            <w:vAlign w:val="center"/>
          </w:tcPr>
          <w:p w14:paraId="70D46DF3" w14:textId="7B89AD7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E0BEEB6"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AD182FF"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6BD072DD"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6D370D0"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689B9E06"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29B6A65" w14:textId="350A2A71"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769CFCDF" w14:textId="77777777" w:rsidTr="00956CAB">
        <w:tc>
          <w:tcPr>
            <w:tcW w:w="426" w:type="pct"/>
            <w:tcBorders>
              <w:right w:val="single" w:sz="4" w:space="0" w:color="auto"/>
            </w:tcBorders>
            <w:vAlign w:val="center"/>
          </w:tcPr>
          <w:p w14:paraId="6EB6E4FD" w14:textId="7F9DF257"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04" w:type="pct"/>
            <w:tcBorders>
              <w:right w:val="single" w:sz="4" w:space="0" w:color="auto"/>
            </w:tcBorders>
            <w:vAlign w:val="center"/>
          </w:tcPr>
          <w:p w14:paraId="797BB292" w14:textId="6966F335"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75" w:type="pct"/>
            <w:tcBorders>
              <w:right w:val="single" w:sz="4" w:space="0" w:color="auto"/>
            </w:tcBorders>
            <w:vAlign w:val="center"/>
          </w:tcPr>
          <w:p w14:paraId="197E843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5A2676E" w14:textId="2D8D1EFB"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TarStfnLvlReRi</w:t>
            </w:r>
            <w:proofErr w:type="spellEnd"/>
          </w:p>
        </w:tc>
        <w:tc>
          <w:tcPr>
            <w:tcW w:w="844" w:type="pct"/>
            <w:tcBorders>
              <w:left w:val="single" w:sz="4" w:space="0" w:color="auto"/>
            </w:tcBorders>
            <w:vAlign w:val="center"/>
          </w:tcPr>
          <w:p w14:paraId="6266A4B3" w14:textId="19EA5E2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5A729D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8FCAB91"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4F2A9EE9"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11F38F2"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15D86FC3"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04EB5B0" w14:textId="2B444922"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77560816" w14:textId="77777777" w:rsidTr="00956CAB">
        <w:tc>
          <w:tcPr>
            <w:tcW w:w="426" w:type="pct"/>
            <w:tcBorders>
              <w:right w:val="single" w:sz="4" w:space="0" w:color="auto"/>
            </w:tcBorders>
            <w:vAlign w:val="center"/>
          </w:tcPr>
          <w:p w14:paraId="7A7020C1" w14:textId="3A811B05"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3AA57C5B" w14:textId="05F65F5E"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9A08CC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1F462A81" w14:textId="57B556BD" w:rsidR="00F64B2D" w:rsidRPr="00300EE8" w:rsidRDefault="00F64B2D" w:rsidP="00F64B2D">
            <w:pPr>
              <w:adjustRightInd w:val="0"/>
              <w:snapToGrid w:val="0"/>
              <w:ind w:firstLineChars="0" w:firstLine="0"/>
              <w:rPr>
                <w:strike/>
                <w:sz w:val="16"/>
                <w:szCs w:val="16"/>
              </w:rPr>
            </w:pPr>
            <w:proofErr w:type="spellStart"/>
            <w:r w:rsidRPr="00300EE8">
              <w:rPr>
                <w:strike/>
                <w:sz w:val="16"/>
                <w:szCs w:val="16"/>
              </w:rPr>
              <w:t>AirSpringActrStsFb</w:t>
            </w:r>
            <w:proofErr w:type="spellEnd"/>
          </w:p>
        </w:tc>
        <w:tc>
          <w:tcPr>
            <w:tcW w:w="844" w:type="pct"/>
            <w:tcBorders>
              <w:left w:val="single" w:sz="4" w:space="0" w:color="auto"/>
            </w:tcBorders>
            <w:vAlign w:val="center"/>
          </w:tcPr>
          <w:p w14:paraId="61D959EC" w14:textId="62CD7656" w:rsidR="00F64B2D" w:rsidRPr="00300EE8" w:rsidRDefault="00F64B2D" w:rsidP="00F64B2D">
            <w:pPr>
              <w:adjustRightInd w:val="0"/>
              <w:snapToGrid w:val="0"/>
              <w:ind w:firstLineChars="0" w:firstLine="0"/>
              <w:rPr>
                <w:strike/>
                <w:sz w:val="16"/>
                <w:szCs w:val="16"/>
              </w:rPr>
            </w:pPr>
            <w:r w:rsidRPr="00300EE8">
              <w:rPr>
                <w:rFonts w:hint="eastAsia"/>
                <w:strike/>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8712F70"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935D17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7F41ADBC" w14:textId="77777777" w:rsidR="00F64B2D" w:rsidRPr="00300EE8" w:rsidRDefault="00F64B2D" w:rsidP="00F64B2D">
            <w:pPr>
              <w:adjustRightInd w:val="0"/>
              <w:snapToGrid w:val="0"/>
              <w:ind w:firstLineChars="0" w:firstLine="0"/>
              <w:rPr>
                <w:strike/>
                <w:sz w:val="16"/>
                <w:szCs w:val="16"/>
              </w:rPr>
            </w:pPr>
            <w:r w:rsidRPr="00300EE8">
              <w:rPr>
                <w:strike/>
                <w:sz w:val="16"/>
                <w:szCs w:val="16"/>
              </w:rPr>
              <w:t>$0=</w:t>
            </w:r>
            <w:proofErr w:type="spellStart"/>
            <w:r w:rsidRPr="00300EE8">
              <w:rPr>
                <w:strike/>
                <w:sz w:val="16"/>
                <w:szCs w:val="16"/>
              </w:rPr>
              <w:t>Not_Controllable</w:t>
            </w:r>
            <w:proofErr w:type="spellEnd"/>
          </w:p>
          <w:p w14:paraId="15B3061A" w14:textId="77777777" w:rsidR="00F64B2D" w:rsidRPr="00300EE8" w:rsidRDefault="00F64B2D" w:rsidP="00F64B2D">
            <w:pPr>
              <w:adjustRightInd w:val="0"/>
              <w:snapToGrid w:val="0"/>
              <w:ind w:firstLineChars="0" w:firstLine="0"/>
              <w:rPr>
                <w:strike/>
                <w:sz w:val="16"/>
                <w:szCs w:val="16"/>
              </w:rPr>
            </w:pPr>
            <w:r w:rsidRPr="00300EE8">
              <w:rPr>
                <w:strike/>
                <w:sz w:val="16"/>
                <w:szCs w:val="16"/>
              </w:rPr>
              <w:t>$1=</w:t>
            </w:r>
            <w:proofErr w:type="spellStart"/>
            <w:r w:rsidRPr="00300EE8">
              <w:rPr>
                <w:strike/>
                <w:sz w:val="16"/>
                <w:szCs w:val="16"/>
              </w:rPr>
              <w:t>Ready_for_Control</w:t>
            </w:r>
            <w:proofErr w:type="spellEnd"/>
          </w:p>
          <w:p w14:paraId="0FFDD037" w14:textId="77777777" w:rsidR="00F64B2D" w:rsidRPr="00300EE8" w:rsidRDefault="00F64B2D" w:rsidP="00F64B2D">
            <w:pPr>
              <w:adjustRightInd w:val="0"/>
              <w:snapToGrid w:val="0"/>
              <w:ind w:firstLineChars="0" w:firstLine="0"/>
              <w:rPr>
                <w:strike/>
                <w:sz w:val="16"/>
                <w:szCs w:val="16"/>
              </w:rPr>
            </w:pPr>
            <w:r w:rsidRPr="00300EE8">
              <w:rPr>
                <w:strike/>
                <w:sz w:val="16"/>
                <w:szCs w:val="16"/>
              </w:rPr>
              <w:t>$2=Controlled</w:t>
            </w:r>
          </w:p>
          <w:p w14:paraId="17298D5F" w14:textId="77777777" w:rsidR="00F64B2D" w:rsidRPr="00300EE8" w:rsidRDefault="00F64B2D" w:rsidP="00F64B2D">
            <w:pPr>
              <w:adjustRightInd w:val="0"/>
              <w:snapToGrid w:val="0"/>
              <w:ind w:firstLineChars="0" w:firstLine="0"/>
              <w:rPr>
                <w:strike/>
                <w:sz w:val="16"/>
                <w:szCs w:val="16"/>
              </w:rPr>
            </w:pPr>
            <w:r w:rsidRPr="00300EE8">
              <w:rPr>
                <w:strike/>
                <w:sz w:val="16"/>
                <w:szCs w:val="16"/>
              </w:rPr>
              <w:t>$3=Error</w:t>
            </w:r>
          </w:p>
          <w:p w14:paraId="3021429D" w14:textId="77777777" w:rsidR="00F64B2D" w:rsidRPr="00300EE8" w:rsidRDefault="00F64B2D" w:rsidP="00F64B2D">
            <w:pPr>
              <w:adjustRightInd w:val="0"/>
              <w:snapToGrid w:val="0"/>
              <w:ind w:firstLineChars="0" w:firstLine="0"/>
              <w:rPr>
                <w:strike/>
                <w:sz w:val="16"/>
                <w:szCs w:val="16"/>
              </w:rPr>
            </w:pPr>
            <w:r w:rsidRPr="00300EE8">
              <w:rPr>
                <w:strike/>
                <w:sz w:val="16"/>
                <w:szCs w:val="16"/>
              </w:rPr>
              <w:t>$4=Reserved</w:t>
            </w:r>
          </w:p>
          <w:p w14:paraId="70B1FD79" w14:textId="0705575B" w:rsidR="00F64B2D" w:rsidRPr="00300EE8" w:rsidRDefault="00F64B2D" w:rsidP="00F64B2D">
            <w:pPr>
              <w:adjustRightInd w:val="0"/>
              <w:snapToGrid w:val="0"/>
              <w:ind w:firstLineChars="0" w:firstLine="0"/>
              <w:rPr>
                <w:strike/>
                <w:sz w:val="16"/>
                <w:szCs w:val="16"/>
              </w:rPr>
            </w:pPr>
            <w:r w:rsidRPr="00300EE8">
              <w:rPr>
                <w:strike/>
                <w:sz w:val="16"/>
                <w:szCs w:val="16"/>
              </w:rPr>
              <w:t>$7=Reserved</w:t>
            </w:r>
          </w:p>
        </w:tc>
      </w:tr>
      <w:tr w:rsidR="00F64B2D" w14:paraId="0A2AB85C" w14:textId="77777777" w:rsidTr="001972ED">
        <w:tc>
          <w:tcPr>
            <w:tcW w:w="426" w:type="pct"/>
            <w:tcBorders>
              <w:right w:val="single" w:sz="4" w:space="0" w:color="auto"/>
            </w:tcBorders>
            <w:vAlign w:val="center"/>
          </w:tcPr>
          <w:p w14:paraId="1B07B585" w14:textId="23EF6083"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1CB61F9" w14:textId="3156592F"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427A38D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5E37076" w14:textId="58A82083"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ECASLtFntRealH</w:t>
            </w:r>
            <w:proofErr w:type="spellEnd"/>
          </w:p>
        </w:tc>
        <w:tc>
          <w:tcPr>
            <w:tcW w:w="844" w:type="pct"/>
            <w:tcBorders>
              <w:left w:val="single" w:sz="4" w:space="0" w:color="auto"/>
            </w:tcBorders>
            <w:vAlign w:val="center"/>
          </w:tcPr>
          <w:p w14:paraId="615E4F55" w14:textId="44F42385" w:rsidR="00F64B2D" w:rsidRPr="00300EE8" w:rsidRDefault="00F64B2D" w:rsidP="00F64B2D">
            <w:pPr>
              <w:adjustRightInd w:val="0"/>
              <w:snapToGrid w:val="0"/>
              <w:ind w:firstLineChars="0" w:firstLine="0"/>
              <w:rPr>
                <w:strike/>
                <w:sz w:val="16"/>
                <w:szCs w:val="16"/>
              </w:rPr>
            </w:pPr>
            <w:r w:rsidRPr="00300EE8">
              <w:rPr>
                <w:rFonts w:ascii="Microsoft YaHei" w:eastAsia="Microsoft YaHei" w:hAnsi="Microsoft YaHei" w:hint="eastAsia"/>
                <w:strike/>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7C89EF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6875C71"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41F25EC6" w14:textId="65038EAA" w:rsidR="00F64B2D" w:rsidRPr="00300EE8" w:rsidRDefault="00F64B2D" w:rsidP="00F64B2D">
            <w:pPr>
              <w:adjustRightInd w:val="0"/>
              <w:snapToGrid w:val="0"/>
              <w:ind w:firstLineChars="0" w:firstLine="0"/>
              <w:rPr>
                <w:strike/>
                <w:sz w:val="16"/>
                <w:szCs w:val="16"/>
              </w:rPr>
            </w:pPr>
            <w:r w:rsidRPr="00300EE8">
              <w:rPr>
                <w:rFonts w:ascii="Microsoft YaHei" w:eastAsia="Microsoft YaHei" w:hAnsi="Microsoft YaHei" w:hint="eastAsia"/>
                <w:strike/>
                <w:sz w:val="16"/>
                <w:szCs w:val="16"/>
              </w:rPr>
              <w:t>E=N*0.1-150</w:t>
            </w:r>
          </w:p>
        </w:tc>
      </w:tr>
      <w:tr w:rsidR="00F64B2D" w14:paraId="4C732EA5" w14:textId="77777777" w:rsidTr="001972ED">
        <w:tc>
          <w:tcPr>
            <w:tcW w:w="426" w:type="pct"/>
            <w:tcBorders>
              <w:right w:val="single" w:sz="4" w:space="0" w:color="auto"/>
            </w:tcBorders>
            <w:vAlign w:val="center"/>
          </w:tcPr>
          <w:p w14:paraId="670A6283" w14:textId="79D15923"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4722CCF" w14:textId="6F5594D0"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B2DC64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61CA421" w14:textId="413AEE91"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ECASRtFntRealH</w:t>
            </w:r>
            <w:proofErr w:type="spellEnd"/>
          </w:p>
        </w:tc>
        <w:tc>
          <w:tcPr>
            <w:tcW w:w="844" w:type="pct"/>
            <w:tcBorders>
              <w:left w:val="single" w:sz="4" w:space="0" w:color="auto"/>
            </w:tcBorders>
            <w:vAlign w:val="center"/>
          </w:tcPr>
          <w:p w14:paraId="33D15616" w14:textId="0CDF0606"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3C62888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2B1D0062"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12A48446" w14:textId="62F6C36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1F131B82" w14:textId="77777777" w:rsidTr="001972ED">
        <w:tc>
          <w:tcPr>
            <w:tcW w:w="426" w:type="pct"/>
            <w:tcBorders>
              <w:right w:val="single" w:sz="4" w:space="0" w:color="auto"/>
            </w:tcBorders>
            <w:vAlign w:val="center"/>
          </w:tcPr>
          <w:p w14:paraId="09584FA5" w14:textId="3B131F0C"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BF4201F" w14:textId="679ADA83"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7F80FB0F"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122C5853" w14:textId="3ABDB48C"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ECASLtRrtRealH</w:t>
            </w:r>
            <w:proofErr w:type="spellEnd"/>
          </w:p>
        </w:tc>
        <w:tc>
          <w:tcPr>
            <w:tcW w:w="844" w:type="pct"/>
            <w:tcBorders>
              <w:left w:val="single" w:sz="4" w:space="0" w:color="auto"/>
            </w:tcBorders>
            <w:vAlign w:val="center"/>
          </w:tcPr>
          <w:p w14:paraId="4A4534F4" w14:textId="1AC43A59"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693EA5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391724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2DD9FEDC" w14:textId="74FF39DA"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1692B1F1" w14:textId="77777777" w:rsidTr="001972ED">
        <w:tc>
          <w:tcPr>
            <w:tcW w:w="426" w:type="pct"/>
            <w:tcBorders>
              <w:right w:val="single" w:sz="4" w:space="0" w:color="auto"/>
            </w:tcBorders>
            <w:vAlign w:val="center"/>
          </w:tcPr>
          <w:p w14:paraId="476E2DFF" w14:textId="14C13B1A"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68E777A3" w14:textId="54051209"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12E5868D"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A679D00" w14:textId="6191C8F2"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ECASLtRrRealH</w:t>
            </w:r>
            <w:proofErr w:type="spellEnd"/>
          </w:p>
        </w:tc>
        <w:tc>
          <w:tcPr>
            <w:tcW w:w="844" w:type="pct"/>
            <w:tcBorders>
              <w:left w:val="single" w:sz="4" w:space="0" w:color="auto"/>
            </w:tcBorders>
            <w:vAlign w:val="center"/>
          </w:tcPr>
          <w:p w14:paraId="43FED14E" w14:textId="30D6D869"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B79984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2D3525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100B24E2" w14:textId="3D390E95"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E=N*0.1-150</w:t>
            </w:r>
          </w:p>
        </w:tc>
      </w:tr>
      <w:tr w:rsidR="00F64B2D" w14:paraId="5704243E" w14:textId="77777777" w:rsidTr="001972ED">
        <w:tc>
          <w:tcPr>
            <w:tcW w:w="426" w:type="pct"/>
            <w:tcBorders>
              <w:right w:val="single" w:sz="4" w:space="0" w:color="auto"/>
            </w:tcBorders>
            <w:vAlign w:val="center"/>
          </w:tcPr>
          <w:p w14:paraId="4C8B033F" w14:textId="54EF4A32"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0C085750" w14:textId="7AFE3AAD"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370A6038"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41A1B1D" w14:textId="061DE8E0"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SuspStiffFrntLe</w:t>
            </w:r>
            <w:proofErr w:type="spellEnd"/>
          </w:p>
        </w:tc>
        <w:tc>
          <w:tcPr>
            <w:tcW w:w="844" w:type="pct"/>
            <w:tcBorders>
              <w:left w:val="single" w:sz="4" w:space="0" w:color="auto"/>
            </w:tcBorders>
            <w:vAlign w:val="center"/>
          </w:tcPr>
          <w:p w14:paraId="188EE80D" w14:textId="447B8DC0"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7FC8B233"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51695DF0"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52F9D750"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55C60CBA"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9E30E4B"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5245B380" w14:textId="06A81B1B"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strike/>
                <w:sz w:val="16"/>
                <w:szCs w:val="16"/>
              </w:rPr>
              <w:t>$3=Reserve</w:t>
            </w:r>
          </w:p>
        </w:tc>
      </w:tr>
      <w:tr w:rsidR="00F64B2D" w14:paraId="1F92DF6B" w14:textId="77777777" w:rsidTr="001972ED">
        <w:tc>
          <w:tcPr>
            <w:tcW w:w="426" w:type="pct"/>
            <w:tcBorders>
              <w:right w:val="single" w:sz="4" w:space="0" w:color="auto"/>
            </w:tcBorders>
            <w:vAlign w:val="center"/>
          </w:tcPr>
          <w:p w14:paraId="4465E64F" w14:textId="6091D958"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14414330" w14:textId="564BFE20"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26BB3DCA"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783E2E72" w14:textId="3C6106D0"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SuspStiffFrntRi</w:t>
            </w:r>
            <w:proofErr w:type="spellEnd"/>
          </w:p>
        </w:tc>
        <w:tc>
          <w:tcPr>
            <w:tcW w:w="844" w:type="pct"/>
            <w:tcBorders>
              <w:left w:val="single" w:sz="4" w:space="0" w:color="auto"/>
            </w:tcBorders>
            <w:vAlign w:val="center"/>
          </w:tcPr>
          <w:p w14:paraId="0488B0DF" w14:textId="714F36B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C4626B5"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A47A114"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06F24267"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16EA2716"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FEA3D47"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38FB665D" w14:textId="483D8ECE"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57935799" w14:textId="77777777" w:rsidTr="001972ED">
        <w:tc>
          <w:tcPr>
            <w:tcW w:w="426" w:type="pct"/>
            <w:tcBorders>
              <w:right w:val="single" w:sz="4" w:space="0" w:color="auto"/>
            </w:tcBorders>
            <w:vAlign w:val="center"/>
          </w:tcPr>
          <w:p w14:paraId="4F13B480" w14:textId="4A947D52"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42007807" w14:textId="3D988C7B"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2709831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32F75F21" w14:textId="20520E6C"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SuspStiffReLe</w:t>
            </w:r>
            <w:proofErr w:type="spellEnd"/>
          </w:p>
        </w:tc>
        <w:tc>
          <w:tcPr>
            <w:tcW w:w="844" w:type="pct"/>
            <w:tcBorders>
              <w:left w:val="single" w:sz="4" w:space="0" w:color="auto"/>
            </w:tcBorders>
            <w:vAlign w:val="center"/>
          </w:tcPr>
          <w:p w14:paraId="570930EE" w14:textId="07000082"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FC2EAF4"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13BC64D7"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26202257"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39D23667"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507DDC3E"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3D75498C" w14:textId="077713AA"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r w:rsidR="00F64B2D" w14:paraId="255AC11A" w14:textId="77777777" w:rsidTr="001972ED">
        <w:tc>
          <w:tcPr>
            <w:tcW w:w="426" w:type="pct"/>
            <w:tcBorders>
              <w:right w:val="single" w:sz="4" w:space="0" w:color="auto"/>
            </w:tcBorders>
            <w:vAlign w:val="center"/>
          </w:tcPr>
          <w:p w14:paraId="1962AB12" w14:textId="25AED611" w:rsidR="00F64B2D" w:rsidRPr="00300EE8" w:rsidRDefault="00F64B2D" w:rsidP="00F64B2D">
            <w:pPr>
              <w:spacing w:line="240" w:lineRule="atLeast"/>
              <w:ind w:firstLineChars="0" w:firstLine="0"/>
              <w:rPr>
                <w:strike/>
                <w:sz w:val="16"/>
                <w:szCs w:val="16"/>
              </w:rPr>
            </w:pPr>
            <w:proofErr w:type="spellStart"/>
            <w:r w:rsidRPr="00300EE8">
              <w:rPr>
                <w:rFonts w:hint="eastAsia"/>
                <w:strike/>
                <w:sz w:val="16"/>
                <w:szCs w:val="16"/>
              </w:rPr>
              <w:t>AirSpring</w:t>
            </w:r>
            <w:proofErr w:type="spellEnd"/>
          </w:p>
        </w:tc>
        <w:tc>
          <w:tcPr>
            <w:tcW w:w="304" w:type="pct"/>
            <w:tcBorders>
              <w:right w:val="single" w:sz="4" w:space="0" w:color="auto"/>
            </w:tcBorders>
            <w:vAlign w:val="center"/>
          </w:tcPr>
          <w:p w14:paraId="79498337" w14:textId="3F5718ED" w:rsidR="00F64B2D" w:rsidRPr="00300EE8" w:rsidRDefault="00F64B2D" w:rsidP="00F64B2D">
            <w:pPr>
              <w:spacing w:line="240" w:lineRule="atLeast"/>
              <w:ind w:firstLineChars="0" w:firstLine="0"/>
              <w:rPr>
                <w:strike/>
                <w:sz w:val="16"/>
                <w:szCs w:val="16"/>
              </w:rPr>
            </w:pPr>
            <w:r w:rsidRPr="00300EE8">
              <w:rPr>
                <w:rFonts w:hint="eastAsia"/>
                <w:strike/>
                <w:sz w:val="16"/>
                <w:szCs w:val="16"/>
              </w:rPr>
              <w:t>VMCU</w:t>
            </w:r>
          </w:p>
        </w:tc>
        <w:tc>
          <w:tcPr>
            <w:tcW w:w="375" w:type="pct"/>
            <w:tcBorders>
              <w:right w:val="single" w:sz="4" w:space="0" w:color="auto"/>
            </w:tcBorders>
            <w:vAlign w:val="center"/>
          </w:tcPr>
          <w:p w14:paraId="143BBF3B"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532403CA" w14:textId="0B641245" w:rsidR="00F64B2D" w:rsidRPr="00300EE8" w:rsidRDefault="00F64B2D" w:rsidP="00F64B2D">
            <w:pPr>
              <w:adjustRightInd w:val="0"/>
              <w:snapToGrid w:val="0"/>
              <w:ind w:firstLineChars="0" w:firstLine="0"/>
              <w:rPr>
                <w:strike/>
                <w:sz w:val="16"/>
                <w:szCs w:val="16"/>
              </w:rPr>
            </w:pPr>
            <w:proofErr w:type="spellStart"/>
            <w:r w:rsidRPr="00300EE8">
              <w:rPr>
                <w:rFonts w:hint="eastAsia"/>
                <w:strike/>
                <w:sz w:val="16"/>
                <w:szCs w:val="16"/>
              </w:rPr>
              <w:t>SuspStiffReRi</w:t>
            </w:r>
            <w:proofErr w:type="spellEnd"/>
          </w:p>
        </w:tc>
        <w:tc>
          <w:tcPr>
            <w:tcW w:w="844" w:type="pct"/>
            <w:tcBorders>
              <w:left w:val="single" w:sz="4" w:space="0" w:color="auto"/>
            </w:tcBorders>
            <w:vAlign w:val="center"/>
          </w:tcPr>
          <w:p w14:paraId="27B22F8E" w14:textId="191D9033" w:rsidR="00F64B2D" w:rsidRPr="00300EE8" w:rsidRDefault="00F64B2D" w:rsidP="00F64B2D">
            <w:pPr>
              <w:adjustRightInd w:val="0"/>
              <w:snapToGrid w:val="0"/>
              <w:ind w:firstLineChars="0" w:firstLine="0"/>
              <w:rPr>
                <w:rFonts w:ascii="Microsoft YaHei" w:eastAsia="Microsoft YaHei" w:hAnsi="Microsoft YaHei" w:hint="eastAsia"/>
                <w:strike/>
                <w:sz w:val="16"/>
                <w:szCs w:val="16"/>
              </w:rPr>
            </w:pPr>
            <w:r w:rsidRPr="00300EE8">
              <w:rPr>
                <w:rFonts w:ascii="Microsoft YaHei" w:eastAsia="Microsoft YaHei" w:hAnsi="Microsoft YaHei" w:hint="eastAsia"/>
                <w:strike/>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F64B2D" w:rsidRPr="00300EE8" w:rsidRDefault="00F64B2D" w:rsidP="00F64B2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4DD5645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vAlign w:val="center"/>
          </w:tcPr>
          <w:p w14:paraId="0E77F0AC" w14:textId="77777777" w:rsidR="00F64B2D" w:rsidRPr="00300EE8" w:rsidRDefault="00F64B2D" w:rsidP="00F64B2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tcPr>
          <w:p w14:paraId="1E31B1AC" w14:textId="77777777" w:rsidR="00F64B2D" w:rsidRPr="00300EE8" w:rsidRDefault="00F64B2D" w:rsidP="00F64B2D">
            <w:pPr>
              <w:adjustRightInd w:val="0"/>
              <w:snapToGrid w:val="0"/>
              <w:ind w:firstLineChars="0" w:firstLine="0"/>
              <w:rPr>
                <w:strike/>
                <w:sz w:val="16"/>
                <w:szCs w:val="16"/>
              </w:rPr>
            </w:pPr>
            <w:r w:rsidRPr="00300EE8">
              <w:rPr>
                <w:strike/>
                <w:sz w:val="16"/>
                <w:szCs w:val="16"/>
              </w:rPr>
              <w:t>$0=Default</w:t>
            </w:r>
          </w:p>
          <w:p w14:paraId="7379CF59" w14:textId="77777777" w:rsidR="00F64B2D" w:rsidRPr="00300EE8" w:rsidRDefault="00F64B2D" w:rsidP="00F64B2D">
            <w:pPr>
              <w:adjustRightInd w:val="0"/>
              <w:snapToGrid w:val="0"/>
              <w:ind w:firstLineChars="0" w:firstLine="0"/>
              <w:rPr>
                <w:strike/>
                <w:sz w:val="16"/>
                <w:szCs w:val="16"/>
              </w:rPr>
            </w:pPr>
            <w:r w:rsidRPr="00300EE8">
              <w:rPr>
                <w:strike/>
                <w:sz w:val="16"/>
                <w:szCs w:val="16"/>
              </w:rPr>
              <w:t>$1=Level 1</w:t>
            </w:r>
          </w:p>
          <w:p w14:paraId="23148E8E" w14:textId="77777777" w:rsidR="00F64B2D" w:rsidRPr="00300EE8" w:rsidRDefault="00F64B2D" w:rsidP="00F64B2D">
            <w:pPr>
              <w:adjustRightInd w:val="0"/>
              <w:snapToGrid w:val="0"/>
              <w:ind w:firstLineChars="0" w:firstLine="0"/>
              <w:rPr>
                <w:strike/>
                <w:sz w:val="16"/>
                <w:szCs w:val="16"/>
              </w:rPr>
            </w:pPr>
            <w:r w:rsidRPr="00300EE8">
              <w:rPr>
                <w:strike/>
                <w:sz w:val="16"/>
                <w:szCs w:val="16"/>
              </w:rPr>
              <w:t>$2=Level 2</w:t>
            </w:r>
          </w:p>
          <w:p w14:paraId="2A58A265" w14:textId="66ADB5ED" w:rsidR="00F64B2D" w:rsidRPr="00300EE8" w:rsidRDefault="00F64B2D" w:rsidP="00F64B2D">
            <w:pPr>
              <w:adjustRightInd w:val="0"/>
              <w:snapToGrid w:val="0"/>
              <w:ind w:firstLineChars="0" w:firstLine="0"/>
              <w:rPr>
                <w:strike/>
                <w:sz w:val="16"/>
                <w:szCs w:val="16"/>
              </w:rPr>
            </w:pPr>
            <w:r w:rsidRPr="00300EE8">
              <w:rPr>
                <w:strike/>
                <w:sz w:val="16"/>
                <w:szCs w:val="16"/>
              </w:rPr>
              <w:t>$3=Reserve</w:t>
            </w: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138" w:name="_Toc30566"/>
      <w:bookmarkStart w:id="139" w:name="_Toc207715816"/>
      <w:bookmarkStart w:id="140" w:name="_Toc29197258"/>
      <w:bookmarkStart w:id="141" w:name="_Toc300663647"/>
      <w:bookmarkStart w:id="142" w:name="_Toc300845538"/>
      <w:r>
        <w:rPr>
          <w:rFonts w:hint="eastAsia"/>
          <w:lang w:val="en-US"/>
        </w:rPr>
        <w:t>执行器需求</w:t>
      </w:r>
      <w:bookmarkEnd w:id="138"/>
      <w:bookmarkEnd w:id="139"/>
    </w:p>
    <w:p w14:paraId="5DB02FCF" w14:textId="0BD10497" w:rsidR="00D9352B" w:rsidRDefault="00D9352B" w:rsidP="00D9352B">
      <w:pPr>
        <w:ind w:firstLine="420"/>
      </w:pPr>
      <w:r>
        <w:rPr>
          <w:rFonts w:hint="eastAsia"/>
        </w:rPr>
        <w:t>该功能需要控制</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lastRenderedPageBreak/>
              <w:t>序号</w:t>
            </w:r>
          </w:p>
        </w:tc>
        <w:tc>
          <w:tcPr>
            <w:tcW w:w="709" w:type="dxa"/>
            <w:tcBorders>
              <w:top w:val="single" w:sz="4" w:space="0" w:color="auto"/>
              <w:left w:val="nil"/>
              <w:bottom w:val="single" w:sz="4" w:space="0" w:color="auto"/>
              <w:right w:val="single" w:sz="4" w:space="0" w:color="auto"/>
            </w:tcBorders>
            <w:shd w:val="clear" w:color="auto" w:fill="D9D9D9" w:themeFill="background1" w:themeFillShade="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auto" w:fill="D9D9D9" w:themeFill="background1" w:themeFillShade="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1818F90B" w:rsidR="006033BF" w:rsidRPr="006033BF" w:rsidRDefault="0049552D" w:rsidP="006033BF">
            <w:pPr>
              <w:ind w:firstLineChars="0" w:firstLine="0"/>
              <w:rPr>
                <w:rFonts w:ascii="Arial" w:eastAsiaTheme="minorEastAsia" w:hAnsi="Arial" w:cs="Arial"/>
                <w:color w:val="000000"/>
                <w:sz w:val="22"/>
              </w:rPr>
            </w:pPr>
            <w:ins w:id="143" w:author="Yang Zhen SGH CDAY223" w:date="2026-01-16T10:53:00Z" w16du:dateUtc="2026-01-16T02:53:00Z">
              <w:r>
                <w:rPr>
                  <w:rFonts w:ascii="Arial" w:eastAsiaTheme="minorEastAsia" w:hAnsi="Arial" w:cs="Arial" w:hint="eastAsia"/>
                  <w:color w:val="0000FF"/>
                  <w:sz w:val="22"/>
                </w:rPr>
                <w:t>可选</w:t>
              </w:r>
            </w:ins>
            <w:del w:id="144" w:author="Yang Zhen SGH CDAY223" w:date="2026-01-16T10:53:00Z" w16du:dateUtc="2026-01-16T02:53:00Z">
              <w:r w:rsidR="001F6090" w:rsidRPr="006033BF" w:rsidDel="0049552D">
                <w:rPr>
                  <w:rFonts w:ascii="Arial" w:eastAsiaTheme="minorEastAsia" w:hAnsi="Arial" w:cs="Arial" w:hint="eastAsia"/>
                  <w:color w:val="0000FF"/>
                  <w:sz w:val="22"/>
                </w:rPr>
                <w:delText>/</w:delText>
              </w:r>
            </w:del>
          </w:p>
        </w:tc>
        <w:tc>
          <w:tcPr>
            <w:tcW w:w="4388" w:type="dxa"/>
            <w:tcBorders>
              <w:top w:val="single" w:sz="4" w:space="0" w:color="auto"/>
              <w:left w:val="nil"/>
              <w:bottom w:val="single" w:sz="4" w:space="0" w:color="auto"/>
              <w:right w:val="single" w:sz="4" w:space="0" w:color="auto"/>
            </w:tcBorders>
          </w:tcPr>
          <w:p w14:paraId="36B10CA2" w14:textId="55C1F96C" w:rsidR="006033BF" w:rsidRPr="006033BF" w:rsidRDefault="7450AA72" w:rsidP="70A82315">
            <w:pPr>
              <w:ind w:firstLineChars="15" w:firstLine="33"/>
              <w:rPr>
                <w:rFonts w:ascii="Arial" w:eastAsiaTheme="minorEastAsia" w:hAnsi="Arial" w:cs="Arial"/>
                <w:color w:val="000000"/>
                <w:sz w:val="22"/>
              </w:rPr>
            </w:pPr>
            <w:commentRangeStart w:id="145"/>
            <w:commentRangeStart w:id="146"/>
            <w:commentRangeStart w:id="147"/>
            <w:r w:rsidRPr="70A82315">
              <w:rPr>
                <w:rFonts w:ascii="Arial" w:eastAsiaTheme="minorEastAsia" w:hAnsi="Arial" w:cs="Arial"/>
                <w:color w:val="000000" w:themeColor="text1"/>
                <w:sz w:val="22"/>
              </w:rPr>
              <w:t>ARM</w:t>
            </w:r>
            <w:r w:rsidR="20EC7FB3" w:rsidRPr="70A82315">
              <w:rPr>
                <w:rFonts w:ascii="Arial" w:eastAsiaTheme="minorEastAsia" w:hAnsi="Arial" w:cs="Arial"/>
                <w:color w:val="000000" w:themeColor="text1"/>
                <w:sz w:val="22"/>
              </w:rPr>
              <w:t xml:space="preserve"> </w:t>
            </w:r>
            <w:ins w:id="148" w:author="Yang Zhen SGH CDAY223" w:date="2026-01-16T10:53:00Z" w16du:dateUtc="2026-01-16T02:53:00Z">
              <w:r w:rsidR="0049552D">
                <w:rPr>
                  <w:rFonts w:ascii="Arial" w:eastAsiaTheme="minorEastAsia" w:hAnsi="Arial" w:cs="Arial" w:hint="eastAsia"/>
                  <w:color w:val="000000" w:themeColor="text1"/>
                  <w:sz w:val="22"/>
                </w:rPr>
                <w:t>尝试控制后转</w:t>
              </w:r>
            </w:ins>
            <w:del w:id="149" w:author="Yang Zhen SGH CDAY223" w:date="2026-01-16T10:53:00Z" w16du:dateUtc="2026-01-16T02:53:00Z">
              <w:r w:rsidR="20EC7FB3" w:rsidRPr="70A82315" w:rsidDel="00BD50DC">
                <w:rPr>
                  <w:rFonts w:ascii="Arial" w:eastAsiaTheme="minorEastAsia" w:hAnsi="Arial" w:cs="Arial"/>
                  <w:color w:val="000000" w:themeColor="text1"/>
                  <w:sz w:val="22"/>
                </w:rPr>
                <w:delText>不控制后转</w:delText>
              </w:r>
              <w:commentRangeEnd w:id="145"/>
              <w:r w:rsidR="00F3658D" w:rsidRPr="006033BF" w:rsidDel="00BD50DC">
                <w:rPr>
                  <w:rStyle w:val="affff4"/>
                  <w:rFonts w:ascii="Arial" w:eastAsiaTheme="minorEastAsia" w:hAnsi="Arial" w:cs="Arial"/>
                  <w:color w:val="000000"/>
                  <w:sz w:val="22"/>
                  <w:szCs w:val="22"/>
                </w:rPr>
                <w:commentReference w:id="145"/>
              </w:r>
              <w:commentRangeEnd w:id="146"/>
              <w:r w:rsidR="00F3658D" w:rsidRPr="006033BF" w:rsidDel="00BD50DC">
                <w:rPr>
                  <w:rStyle w:val="affff4"/>
                  <w:rFonts w:ascii="Arial" w:eastAsiaTheme="minorEastAsia" w:hAnsi="Arial" w:cs="Arial"/>
                  <w:color w:val="000000"/>
                  <w:sz w:val="22"/>
                  <w:szCs w:val="22"/>
                </w:rPr>
                <w:commentReference w:id="146"/>
              </w:r>
              <w:commentRangeEnd w:id="147"/>
              <w:r w:rsidR="00F3658D" w:rsidRPr="006033BF" w:rsidDel="00BD50DC">
                <w:rPr>
                  <w:rStyle w:val="affff4"/>
                  <w:rFonts w:ascii="Arial" w:eastAsiaTheme="minorEastAsia" w:hAnsi="Arial" w:cs="Arial"/>
                  <w:color w:val="000000"/>
                  <w:sz w:val="22"/>
                  <w:szCs w:val="22"/>
                </w:rPr>
                <w:commentReference w:id="147"/>
              </w:r>
            </w:del>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S</w:t>
            </w:r>
            <w:r w:rsidRPr="006033BF">
              <w:rPr>
                <w:rFonts w:ascii="Arial" w:eastAsiaTheme="minorEastAsia" w:hAnsi="Arial" w:cs="Arial"/>
                <w:color w:val="0000FF"/>
                <w:sz w:val="22"/>
              </w:rPr>
              <w:t>BW</w:t>
            </w:r>
            <w:r w:rsidRPr="006033BF">
              <w:rPr>
                <w:rFonts w:ascii="Arial" w:eastAsiaTheme="minorEastAsia" w:hAnsi="Arial" w:cs="Arial" w:hint="eastAsia"/>
                <w:color w:val="0000FF"/>
                <w:sz w:val="22"/>
              </w:rPr>
              <w:t>线控转向</w:t>
            </w:r>
            <w:r w:rsidR="00465A80">
              <w:rPr>
                <w:rFonts w:ascii="Arial" w:eastAsiaTheme="minorEastAsia" w:hAnsi="Arial" w:cs="Arial" w:hint="eastAsia"/>
                <w:color w:val="0000FF"/>
                <w:sz w:val="22"/>
              </w:rPr>
              <w:t>/EPS</w:t>
            </w:r>
            <w:r w:rsidR="004C3E6E">
              <w:rPr>
                <w:rFonts w:ascii="Arial" w:eastAsiaTheme="minorEastAsia" w:hAnsi="Arial" w:cs="Arial" w:hint="eastAsia"/>
                <w:color w:val="0000FF"/>
                <w:sz w:val="22"/>
              </w:rPr>
              <w:t xml:space="preserve"> </w:t>
            </w:r>
            <w:r w:rsidR="004C3E6E">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6033BF" w:rsidRDefault="00C30E5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3820641A" w:rsidR="00C30E58" w:rsidRPr="006033BF" w:rsidRDefault="00F3658D" w:rsidP="00C30E5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ARM </w:t>
            </w:r>
            <w:r w:rsidR="00C30E58">
              <w:rPr>
                <w:rFonts w:ascii="Arial" w:eastAsiaTheme="minorEastAsia" w:hAnsi="Arial" w:cs="Arial" w:hint="eastAsia"/>
                <w:color w:val="000000"/>
                <w:sz w:val="22"/>
              </w:rPr>
              <w:t>不控制前转</w:t>
            </w:r>
          </w:p>
          <w:p w14:paraId="6C5BAF20" w14:textId="485188DB"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5736D43" w14:textId="77777777" w:rsidTr="70A82315">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6033BF" w:rsidRPr="006033BF" w:rsidRDefault="006033BF"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C</w:t>
            </w:r>
            <w:r w:rsidRPr="006033BF">
              <w:rPr>
                <w:rFonts w:ascii="Arial" w:eastAsiaTheme="minorEastAsia" w:hAnsi="Arial" w:cs="Arial"/>
                <w:color w:val="0000FF"/>
                <w:sz w:val="22"/>
              </w:rPr>
              <w:t>DC</w:t>
            </w:r>
            <w:r w:rsidRPr="006033B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5B71DD3C" w:rsidR="006033BF" w:rsidRPr="006033BF" w:rsidRDefault="005C7EC8" w:rsidP="006033BF">
            <w:pPr>
              <w:ind w:firstLineChars="0" w:firstLine="0"/>
              <w:rPr>
                <w:rFonts w:ascii="Arial" w:eastAsiaTheme="minorEastAsia" w:hAnsi="Arial" w:cs="Arial"/>
                <w:color w:val="0000FF"/>
                <w:sz w:val="22"/>
              </w:rPr>
            </w:pPr>
            <w:del w:id="151" w:author="Yang Zhen SGH CDAY223" w:date="2026-01-16T10:54:00Z" w16du:dateUtc="2026-01-16T02:54:00Z">
              <w:r w:rsidRPr="006033BF" w:rsidDel="008D7182">
                <w:rPr>
                  <w:rFonts w:ascii="Arial" w:eastAsiaTheme="minorEastAsia" w:hAnsi="Arial" w:cs="Arial" w:hint="eastAsia"/>
                  <w:color w:val="0000FF"/>
                  <w:sz w:val="22"/>
                </w:rPr>
                <w:delText>/</w:delText>
              </w:r>
            </w:del>
            <w:ins w:id="152" w:author="Yang Zhen SGH CDAY223" w:date="2026-01-16T10:54:00Z" w16du:dateUtc="2026-01-16T02:54:00Z">
              <w:r w:rsidR="008D7182">
                <w:rPr>
                  <w:rFonts w:ascii="Arial" w:eastAsiaTheme="minorEastAsia" w:hAnsi="Arial" w:cs="Arial" w:hint="eastAsia"/>
                  <w:color w:val="0000FF"/>
                  <w:sz w:val="22"/>
                </w:rPr>
                <w:t>可选</w:t>
              </w:r>
            </w:ins>
          </w:p>
        </w:tc>
        <w:tc>
          <w:tcPr>
            <w:tcW w:w="4388" w:type="dxa"/>
            <w:tcBorders>
              <w:top w:val="single" w:sz="4" w:space="0" w:color="auto"/>
              <w:left w:val="nil"/>
              <w:bottom w:val="single" w:sz="4" w:space="0" w:color="auto"/>
              <w:right w:val="single" w:sz="4" w:space="0" w:color="auto"/>
            </w:tcBorders>
          </w:tcPr>
          <w:p w14:paraId="25E9CD3D" w14:textId="4DFEF874" w:rsidR="006033BF" w:rsidRPr="005C7EC8" w:rsidRDefault="005C7EC8" w:rsidP="005C7EC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ARM</w:t>
            </w:r>
            <w:del w:id="153" w:author="Yang Zhen SGH CDAY223" w:date="2026-01-16T10:54:00Z" w16du:dateUtc="2026-01-16T02:54:00Z">
              <w:r w:rsidDel="008D7182">
                <w:rPr>
                  <w:rFonts w:ascii="Arial" w:eastAsiaTheme="minorEastAsia" w:hAnsi="Arial" w:cs="Arial" w:hint="eastAsia"/>
                  <w:color w:val="000000"/>
                  <w:sz w:val="22"/>
                </w:rPr>
                <w:delText xml:space="preserve"> </w:delText>
              </w:r>
              <w:r w:rsidDel="008D7182">
                <w:rPr>
                  <w:rFonts w:ascii="Arial" w:eastAsiaTheme="minorEastAsia" w:hAnsi="Arial" w:cs="Arial" w:hint="eastAsia"/>
                  <w:color w:val="000000"/>
                  <w:sz w:val="22"/>
                </w:rPr>
                <w:delText>不</w:delText>
              </w:r>
            </w:del>
            <w:ins w:id="154" w:author="Yang Zhen SGH CDAY223" w:date="2026-01-16T10:54:00Z" w16du:dateUtc="2026-01-16T02:54:00Z">
              <w:r w:rsidR="008D7182">
                <w:rPr>
                  <w:rFonts w:ascii="Arial" w:eastAsiaTheme="minorEastAsia" w:hAnsi="Arial" w:cs="Arial" w:hint="eastAsia"/>
                  <w:color w:val="000000"/>
                  <w:sz w:val="22"/>
                </w:rPr>
                <w:t>尝试</w:t>
              </w:r>
            </w:ins>
            <w:r>
              <w:rPr>
                <w:rFonts w:ascii="Arial" w:eastAsiaTheme="minorEastAsia" w:hAnsi="Arial" w:cs="Arial" w:hint="eastAsia"/>
                <w:color w:val="000000"/>
                <w:sz w:val="22"/>
              </w:rPr>
              <w:t>控制</w:t>
            </w:r>
            <w:r w:rsidR="00FD60A3">
              <w:rPr>
                <w:rFonts w:ascii="Arial" w:eastAsiaTheme="minorEastAsia" w:hAnsi="Arial" w:cs="Arial" w:hint="eastAsia"/>
                <w:color w:val="000000"/>
                <w:sz w:val="22"/>
              </w:rPr>
              <w:t>CDC</w:t>
            </w:r>
          </w:p>
        </w:tc>
      </w:tr>
      <w:tr w:rsidR="001C439A" w:rsidRPr="006033BF" w14:paraId="6740132A"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Pr>
          <w:p w14:paraId="35963617"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389EF30C"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A792510" w:rsidR="001C439A" w:rsidRPr="00800A26" w:rsidRDefault="001C439A" w:rsidP="001C439A">
            <w:pPr>
              <w:ind w:firstLineChars="15" w:firstLine="33"/>
              <w:rPr>
                <w:rFonts w:ascii="Arial" w:eastAsiaTheme="minorEastAsia" w:hAnsi="Arial" w:cs="Arial"/>
                <w:color w:val="000000"/>
                <w:sz w:val="22"/>
                <w:highlight w:val="yellow"/>
              </w:rPr>
            </w:pPr>
            <w:r>
              <w:rPr>
                <w:rFonts w:ascii="Arial" w:eastAsiaTheme="minorEastAsia" w:hAnsi="Arial" w:cs="Arial" w:hint="eastAsia"/>
                <w:color w:val="000000"/>
                <w:sz w:val="22"/>
              </w:rPr>
              <w:t xml:space="preserve">ARM </w:t>
            </w:r>
            <w:r>
              <w:rPr>
                <w:rFonts w:ascii="Arial" w:eastAsiaTheme="minorEastAsia" w:hAnsi="Arial" w:cs="Arial" w:hint="eastAsia"/>
                <w:color w:val="000000"/>
                <w:sz w:val="22"/>
              </w:rPr>
              <w:t>不控制空气弹簧</w:t>
            </w:r>
          </w:p>
        </w:tc>
      </w:tr>
      <w:tr w:rsidR="001C439A" w:rsidRPr="006033BF" w14:paraId="19E9078B"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Pr>
          <w:p w14:paraId="57E3E9B5"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54457CC" w14:textId="1BB7666D" w:rsidR="001C439A" w:rsidRPr="006033BF" w:rsidRDefault="001C439A" w:rsidP="001C439A">
            <w:pPr>
              <w:ind w:firstLineChars="15" w:firstLine="33"/>
              <w:rPr>
                <w:rFonts w:ascii="Arial" w:eastAsiaTheme="minorEastAsia" w:hAnsi="Arial" w:cs="Arial"/>
                <w:color w:val="000000"/>
                <w:sz w:val="22"/>
              </w:rPr>
            </w:pPr>
            <w:commentRangeStart w:id="155"/>
            <w:commentRangeStart w:id="156"/>
            <w:r w:rsidRPr="00D207F8">
              <w:rPr>
                <w:rFonts w:ascii="Arial" w:eastAsiaTheme="minorEastAsia" w:hAnsi="Arial" w:cs="Arial" w:hint="eastAsia"/>
                <w:color w:val="000000"/>
                <w:sz w:val="22"/>
                <w:highlight w:val="yellow"/>
              </w:rPr>
              <w:t>主动施加</w:t>
            </w:r>
            <w:r w:rsidRPr="00D207F8">
              <w:rPr>
                <w:rFonts w:ascii="Arial" w:eastAsiaTheme="minorEastAsia" w:hAnsi="Arial" w:cs="Arial" w:hint="eastAsia"/>
                <w:color w:val="000000"/>
                <w:sz w:val="22"/>
                <w:highlight w:val="yellow"/>
              </w:rPr>
              <w:t>damping force</w:t>
            </w:r>
            <w:r w:rsidR="00D42CDE">
              <w:rPr>
                <w:rFonts w:ascii="Arial" w:eastAsiaTheme="minorEastAsia" w:hAnsi="Arial" w:cs="Arial" w:hint="eastAsia"/>
                <w:color w:val="000000"/>
                <w:sz w:val="22"/>
                <w:highlight w:val="yellow"/>
              </w:rPr>
              <w:t>调整重心位置，优化载荷分配</w:t>
            </w:r>
            <w:commentRangeEnd w:id="155"/>
            <w:r w:rsidR="009C146E" w:rsidRPr="006033BF">
              <w:rPr>
                <w:rStyle w:val="affff4"/>
                <w:rFonts w:ascii="Arial" w:eastAsiaTheme="minorEastAsia" w:hAnsi="Arial" w:cs="Arial"/>
                <w:color w:val="000000"/>
                <w:sz w:val="22"/>
                <w:szCs w:val="22"/>
              </w:rPr>
              <w:commentReference w:id="155"/>
            </w:r>
            <w:commentRangeEnd w:id="156"/>
            <w:r w:rsidR="00AA22B8" w:rsidRPr="006033BF">
              <w:rPr>
                <w:rStyle w:val="affff4"/>
                <w:rFonts w:ascii="Arial" w:eastAsiaTheme="minorEastAsia" w:hAnsi="Arial" w:cs="Arial"/>
                <w:color w:val="000000"/>
                <w:sz w:val="22"/>
                <w:szCs w:val="22"/>
              </w:rPr>
              <w:commentReference w:id="156"/>
            </w:r>
          </w:p>
        </w:tc>
      </w:tr>
      <w:tr w:rsidR="001C439A" w:rsidRPr="006033BF" w14:paraId="7BC7E79E"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382572B6" w:rsidR="001C439A" w:rsidRPr="005D0167" w:rsidRDefault="001C439A" w:rsidP="001C439A">
            <w:pPr>
              <w:ind w:firstLineChars="15" w:firstLine="33"/>
              <w:rPr>
                <w:rFonts w:ascii="Arial" w:eastAsiaTheme="minorEastAsia" w:hAnsi="Arial" w:cs="Arial"/>
                <w:color w:val="000000"/>
                <w:sz w:val="22"/>
                <w:highlight w:val="yellow"/>
              </w:rPr>
            </w:pPr>
            <w:r w:rsidRPr="005D0167">
              <w:rPr>
                <w:rFonts w:ascii="Arial" w:eastAsiaTheme="minorEastAsia" w:hAnsi="Arial" w:cs="Arial" w:hint="eastAsia"/>
                <w:color w:val="000000"/>
                <w:sz w:val="22"/>
                <w:highlight w:val="yellow"/>
              </w:rPr>
              <w:t>VMC</w:t>
            </w:r>
            <w:r w:rsidRPr="005D0167">
              <w:rPr>
                <w:rFonts w:ascii="Arial" w:eastAsiaTheme="minorEastAsia" w:hAnsi="Arial" w:cs="Arial" w:hint="eastAsia"/>
                <w:color w:val="000000"/>
                <w:sz w:val="22"/>
                <w:highlight w:val="yellow"/>
              </w:rPr>
              <w:t>分别控制前后轴</w:t>
            </w:r>
            <w:r w:rsidR="00625757" w:rsidRPr="005D0167">
              <w:rPr>
                <w:rFonts w:ascii="Arial" w:eastAsiaTheme="minorEastAsia" w:hAnsi="Arial" w:cs="Arial" w:hint="eastAsia"/>
                <w:color w:val="000000"/>
                <w:sz w:val="22"/>
                <w:highlight w:val="yellow"/>
              </w:rPr>
              <w:t>驱动降扭请求</w:t>
            </w:r>
          </w:p>
        </w:tc>
      </w:tr>
      <w:tr w:rsidR="001C439A" w:rsidRPr="006033BF" w14:paraId="0C2373D7"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Pr>
          <w:p w14:paraId="06878A6D" w14:textId="77777777" w:rsidR="001C439A" w:rsidRPr="006033BF" w:rsidRDefault="001C439A" w:rsidP="001C439A">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9790759" w:rsidR="001C439A" w:rsidRPr="006033BF" w:rsidRDefault="001C439A" w:rsidP="001C439A">
            <w:pPr>
              <w:ind w:firstLineChars="15" w:firstLine="33"/>
              <w:rPr>
                <w:rFonts w:ascii="Arial" w:eastAsiaTheme="minorEastAsia" w:hAnsi="Arial" w:cs="Arial"/>
                <w:color w:val="000000"/>
                <w:sz w:val="22"/>
              </w:rPr>
            </w:pPr>
            <w:r w:rsidRPr="00554F7C">
              <w:rPr>
                <w:rFonts w:ascii="Arial" w:eastAsiaTheme="minorEastAsia" w:hAnsi="Arial" w:cs="Arial" w:hint="eastAsia"/>
                <w:color w:val="000000"/>
                <w:sz w:val="22"/>
                <w:highlight w:val="yellow"/>
              </w:rPr>
              <w:t>VMC</w:t>
            </w:r>
            <w:r w:rsidRPr="00554F7C">
              <w:rPr>
                <w:rFonts w:ascii="Arial" w:eastAsiaTheme="minorEastAsia" w:hAnsi="Arial" w:cs="Arial" w:hint="eastAsia"/>
                <w:color w:val="000000"/>
                <w:sz w:val="22"/>
                <w:highlight w:val="yellow"/>
              </w:rPr>
              <w:t>分别控制前后</w:t>
            </w:r>
            <w:r w:rsidR="00554F7C" w:rsidRPr="00554F7C">
              <w:rPr>
                <w:rFonts w:ascii="Arial" w:eastAsiaTheme="minorEastAsia" w:hAnsi="Arial" w:cs="Arial" w:hint="eastAsia"/>
                <w:color w:val="000000"/>
                <w:sz w:val="22"/>
                <w:highlight w:val="yellow"/>
              </w:rPr>
              <w:t>左右四电机的降扭请求。</w:t>
            </w:r>
          </w:p>
        </w:tc>
      </w:tr>
      <w:tr w:rsidR="001C439A" w:rsidRPr="006033BF" w14:paraId="71F5A42F"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1C439A" w:rsidRPr="006033BF" w:rsidRDefault="001C439A" w:rsidP="001C439A">
            <w:pPr>
              <w:ind w:firstLineChars="12" w:firstLine="26"/>
              <w:rPr>
                <w:rFonts w:ascii="Arial" w:eastAsiaTheme="minorEastAsia" w:hAnsi="Arial" w:cs="Arial"/>
                <w:color w:val="0000FF"/>
                <w:sz w:val="22"/>
              </w:rPr>
            </w:pPr>
            <w:proofErr w:type="spellStart"/>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proofErr w:type="spellEnd"/>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0485FBC" w:rsidR="001C439A" w:rsidRPr="006033BF" w:rsidRDefault="001C439A" w:rsidP="001C439A">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控制轮端叠加制动扭矩</w:t>
            </w:r>
          </w:p>
        </w:tc>
      </w:tr>
      <w:tr w:rsidR="001C439A" w:rsidRPr="006033BF" w14:paraId="0861B7FE" w14:textId="77777777" w:rsidTr="70A82315">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1C439A" w:rsidRPr="006033BF" w:rsidRDefault="001C439A" w:rsidP="001C439A">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Pr>
          <w:p w14:paraId="18021A6D" w14:textId="77777777" w:rsidR="001C439A" w:rsidRPr="006033BF" w:rsidRDefault="001C439A" w:rsidP="001C439A">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1C439A" w:rsidRPr="006033BF" w:rsidRDefault="001C439A" w:rsidP="001C439A">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1C439A" w:rsidRPr="006033BF" w:rsidRDefault="001C439A" w:rsidP="001C439A">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1C439A" w:rsidRPr="006033BF" w:rsidRDefault="001C439A" w:rsidP="001C439A">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 xml:space="preserve"> </w:t>
            </w:r>
            <w:r>
              <w:rPr>
                <w:rFonts w:ascii="Arial" w:eastAsiaTheme="minorEastAsia" w:hAnsi="Arial" w:cs="Arial" w:hint="eastAsia"/>
                <w:color w:val="000000"/>
                <w:sz w:val="22"/>
              </w:rPr>
              <w:t>控制轮端叠加制动扭矩</w:t>
            </w:r>
            <w:r w:rsidRPr="006033BF">
              <w:rPr>
                <w:rFonts w:ascii="Arial" w:eastAsiaTheme="minorEastAsia" w:hAnsi="Arial" w:cs="Arial"/>
                <w:color w:val="000000"/>
                <w:sz w:val="22"/>
              </w:rPr>
              <w:t xml:space="preserve"> </w:t>
            </w:r>
          </w:p>
          <w:p w14:paraId="33F63BD2" w14:textId="7811A4E6" w:rsidR="001C439A" w:rsidRPr="006033BF" w:rsidRDefault="001C439A" w:rsidP="001C439A">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157" w:name="_Toc207715817"/>
      <w:r>
        <w:rPr>
          <w:rFonts w:hint="eastAsia"/>
          <w:lang w:val="en-US"/>
        </w:rPr>
        <w:t>执行器安全需求</w:t>
      </w:r>
      <w:bookmarkEnd w:id="157"/>
    </w:p>
    <w:bookmarkEnd w:id="140"/>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158" w:name="_Toc7571"/>
      <w:bookmarkStart w:id="159" w:name="_Toc207715818"/>
      <w:r>
        <w:rPr>
          <w:rFonts w:hint="eastAsia"/>
          <w:lang w:val="en-US"/>
        </w:rPr>
        <w:t>功能</w:t>
      </w:r>
      <w:r>
        <w:rPr>
          <w:lang w:val="en-US"/>
        </w:rPr>
        <w:t>逻辑策略</w:t>
      </w:r>
      <w:bookmarkEnd w:id="158"/>
      <w:bookmarkEnd w:id="159"/>
    </w:p>
    <w:p w14:paraId="72DBD103" w14:textId="373022E8" w:rsidR="001443C4" w:rsidRDefault="00E736D2">
      <w:pPr>
        <w:pStyle w:val="2"/>
      </w:pPr>
      <w:bookmarkStart w:id="160" w:name="_Toc29197262"/>
      <w:bookmarkStart w:id="161" w:name="_Toc207715819"/>
      <w:r>
        <w:t>功能逻辑策略</w:t>
      </w:r>
      <w:bookmarkEnd w:id="160"/>
      <w:r w:rsidR="00442F59">
        <w:rPr>
          <w:rFonts w:hint="eastAsia"/>
        </w:rPr>
        <w:t>概览</w:t>
      </w:r>
      <w:bookmarkEnd w:id="161"/>
    </w:p>
    <w:p w14:paraId="3A00EFDA" w14:textId="77777777" w:rsidR="00E736D2" w:rsidRDefault="00E736D2" w:rsidP="00E736D2">
      <w:pPr>
        <w:pStyle w:val="3"/>
        <w:rPr>
          <w:lang w:val="en-US"/>
        </w:rPr>
      </w:pPr>
      <w:bookmarkStart w:id="162" w:name="_Toc207715820"/>
      <w:r>
        <w:rPr>
          <w:rFonts w:hint="eastAsia"/>
          <w:lang w:val="en-US"/>
        </w:rPr>
        <w:t>功能激活和退出</w:t>
      </w:r>
      <w:commentRangeStart w:id="163"/>
      <w:commentRangeStart w:id="164"/>
      <w:r>
        <w:rPr>
          <w:rFonts w:hint="eastAsia"/>
          <w:lang w:val="en-US"/>
        </w:rPr>
        <w:t>策略</w:t>
      </w:r>
      <w:bookmarkEnd w:id="162"/>
      <w:commentRangeEnd w:id="163"/>
      <w:r w:rsidR="00144DCA">
        <w:rPr>
          <w:rStyle w:val="affff4"/>
          <w:sz w:val="28"/>
          <w:szCs w:val="32"/>
          <w:lang w:val="en-US"/>
        </w:rPr>
        <w:commentReference w:id="163"/>
      </w:r>
      <w:commentRangeEnd w:id="164"/>
      <w:r w:rsidR="00CB16AB">
        <w:rPr>
          <w:rStyle w:val="affff4"/>
          <w:sz w:val="28"/>
          <w:szCs w:val="32"/>
          <w:lang w:val="en-US"/>
        </w:rPr>
        <w:commentReference w:id="164"/>
      </w:r>
    </w:p>
    <w:p w14:paraId="082790BD" w14:textId="3995CB7F" w:rsidR="00A8121B" w:rsidRDefault="00A8121B" w:rsidP="00A8121B">
      <w:pPr>
        <w:ind w:firstLine="420"/>
      </w:pPr>
    </w:p>
    <w:p w14:paraId="1D128507" w14:textId="33F50454" w:rsidR="007D4DA2" w:rsidRPr="007D4DA2" w:rsidRDefault="00224DA2" w:rsidP="007D4DA2">
      <w:pPr>
        <w:pStyle w:val="4"/>
        <w:rPr>
          <w:lang w:val="en-US"/>
        </w:rPr>
      </w:pPr>
      <w:r>
        <w:rPr>
          <w:rFonts w:hint="eastAsia"/>
          <w:lang w:val="en-US"/>
        </w:rPr>
        <w:t>ARM</w:t>
      </w:r>
      <w:r w:rsidR="007D4DA2" w:rsidRPr="007D4DA2">
        <w:rPr>
          <w:rFonts w:hint="eastAsia"/>
          <w:lang w:val="en-US"/>
        </w:rPr>
        <w:t xml:space="preserve"> </w:t>
      </w:r>
      <w:r w:rsidR="007D4DA2" w:rsidRPr="007D4DA2">
        <w:rPr>
          <w:rFonts w:hint="eastAsia"/>
          <w:lang w:val="en-US"/>
        </w:rPr>
        <w:t>功能</w:t>
      </w:r>
      <w:r w:rsidR="007D4DA2">
        <w:rPr>
          <w:rFonts w:hint="eastAsia"/>
          <w:lang w:val="en-US"/>
        </w:rPr>
        <w:t>进入激活</w:t>
      </w:r>
      <w:r w:rsidR="00EC0A16">
        <w:rPr>
          <w:rFonts w:hint="eastAsia"/>
          <w:lang w:val="en-US"/>
        </w:rPr>
        <w:t>状态</w:t>
      </w:r>
      <w:r w:rsidR="00AB3BA7">
        <w:rPr>
          <w:rFonts w:hint="eastAsia"/>
          <w:lang w:val="en-US"/>
        </w:rPr>
        <w:t>（</w:t>
      </w:r>
      <w:r w:rsidR="00AB3BA7">
        <w:rPr>
          <w:rFonts w:hint="eastAsia"/>
          <w:lang w:val="en-US"/>
        </w:rPr>
        <w:t>Active</w:t>
      </w:r>
      <w:r w:rsidR="00AB3BA7">
        <w:rPr>
          <w:rFonts w:hint="eastAsia"/>
          <w:lang w:val="en-US"/>
        </w:rPr>
        <w:t>）</w:t>
      </w:r>
      <w:r w:rsidR="00EC0A16">
        <w:rPr>
          <w:rFonts w:hint="eastAsia"/>
          <w:lang w:val="en-US"/>
        </w:rPr>
        <w:t>条件</w:t>
      </w:r>
    </w:p>
    <w:p w14:paraId="4DD0B7A0" w14:textId="13D0CEA1" w:rsidR="003E0D89" w:rsidRDefault="007E4CC9" w:rsidP="00C20835">
      <w:pPr>
        <w:ind w:left="105" w:firstLine="420"/>
      </w:pPr>
      <w:r>
        <w:rPr>
          <w:rFonts w:hint="eastAsia"/>
        </w:rPr>
        <w:t>同时满足</w:t>
      </w:r>
      <w:r w:rsidR="003E0D89">
        <w:rPr>
          <w:rFonts w:hint="eastAsia"/>
        </w:rPr>
        <w:t>下面所有条件</w:t>
      </w:r>
      <w:r w:rsidR="004B1545">
        <w:rPr>
          <w:rFonts w:hint="eastAsia"/>
        </w:rPr>
        <w:t>：</w:t>
      </w:r>
    </w:p>
    <w:p w14:paraId="21E04B9E" w14:textId="2F4E5A0C" w:rsidR="000D598F" w:rsidRDefault="00944051" w:rsidP="000D598F">
      <w:pPr>
        <w:pStyle w:val="affff7"/>
        <w:numPr>
          <w:ilvl w:val="0"/>
          <w:numId w:val="29"/>
        </w:numPr>
        <w:ind w:firstLineChars="0"/>
      </w:pPr>
      <w:r>
        <w:rPr>
          <w:rFonts w:hint="eastAsia"/>
        </w:rPr>
        <w:t>制动</w:t>
      </w:r>
      <w:r w:rsidR="00B45D55">
        <w:rPr>
          <w:rFonts w:hint="eastAsia"/>
        </w:rPr>
        <w:t>提供的</w:t>
      </w:r>
      <w:r w:rsidR="00B45D55">
        <w:rPr>
          <w:rFonts w:hint="eastAsia"/>
        </w:rPr>
        <w:t>YSC</w:t>
      </w:r>
      <w:r w:rsidR="00B45D55">
        <w:rPr>
          <w:rFonts w:hint="eastAsia"/>
        </w:rPr>
        <w:t>降级状态状态信号</w:t>
      </w:r>
      <w:r w:rsidR="005C501C">
        <w:rPr>
          <w:rFonts w:hint="eastAsia"/>
        </w:rPr>
        <w:t>出于非降级状态</w:t>
      </w:r>
      <w:r w:rsidR="005248F6">
        <w:rPr>
          <w:rFonts w:hint="eastAsia"/>
        </w:rPr>
        <w:t xml:space="preserve"> </w:t>
      </w:r>
      <w:r w:rsidR="005248F6">
        <w:rPr>
          <w:rFonts w:hint="eastAsia"/>
        </w:rPr>
        <w:t>（</w:t>
      </w:r>
      <w:r w:rsidR="005C501C">
        <w:rPr>
          <w:rFonts w:hint="eastAsia"/>
        </w:rPr>
        <w:t xml:space="preserve">YSC Normal/ YSC Brake Only/ YSC Engine </w:t>
      </w:r>
      <w:commentRangeStart w:id="165"/>
      <w:commentRangeStart w:id="166"/>
      <w:r w:rsidR="005C501C">
        <w:rPr>
          <w:rFonts w:hint="eastAsia"/>
        </w:rPr>
        <w:t>Only</w:t>
      </w:r>
      <w:commentRangeEnd w:id="165"/>
      <w:r w:rsidR="00BA4956">
        <w:rPr>
          <w:rStyle w:val="affff4"/>
          <w:rFonts w:hint="eastAsia"/>
          <w:szCs w:val="22"/>
        </w:rPr>
        <w:commentReference w:id="165"/>
      </w:r>
      <w:commentRangeEnd w:id="166"/>
      <w:r w:rsidR="00DF0966">
        <w:rPr>
          <w:rStyle w:val="affff4"/>
          <w:rFonts w:hint="eastAsia"/>
          <w:szCs w:val="22"/>
        </w:rPr>
        <w:commentReference w:id="166"/>
      </w:r>
      <w:r w:rsidR="005248F6">
        <w:rPr>
          <w:rFonts w:hint="eastAsia"/>
        </w:rPr>
        <w:t>）</w:t>
      </w:r>
    </w:p>
    <w:p w14:paraId="391FE880" w14:textId="31406789" w:rsidR="00D62BCD" w:rsidRDefault="00D62BCD" w:rsidP="000D598F">
      <w:pPr>
        <w:pStyle w:val="affff7"/>
        <w:numPr>
          <w:ilvl w:val="0"/>
          <w:numId w:val="29"/>
        </w:numPr>
        <w:ind w:firstLineChars="0"/>
        <w:rPr>
          <w:highlight w:val="yellow"/>
        </w:rPr>
      </w:pPr>
      <w:r w:rsidRPr="00D62BCD">
        <w:rPr>
          <w:rFonts w:hint="eastAsia"/>
          <w:highlight w:val="yellow"/>
        </w:rPr>
        <w:t>VMC ARM</w:t>
      </w:r>
      <w:r w:rsidRPr="00D62BCD">
        <w:rPr>
          <w:rFonts w:hint="eastAsia"/>
          <w:highlight w:val="yellow"/>
        </w:rPr>
        <w:t>本身检测无故障降级</w:t>
      </w:r>
      <w:r w:rsidR="00453F7B">
        <w:rPr>
          <w:rFonts w:hint="eastAsia"/>
          <w:highlight w:val="yellow"/>
        </w:rPr>
        <w:t xml:space="preserve"> </w:t>
      </w:r>
      <w:r w:rsidR="00D116E8">
        <w:rPr>
          <w:rFonts w:hint="eastAsia"/>
          <w:highlight w:val="yellow"/>
        </w:rPr>
        <w:t>(</w:t>
      </w:r>
      <w:r w:rsidR="00D116E8">
        <w:rPr>
          <w:rFonts w:hint="eastAsia"/>
          <w:highlight w:val="yellow"/>
        </w:rPr>
        <w:t>包含</w:t>
      </w:r>
      <w:r w:rsidR="00BF30A4">
        <w:rPr>
          <w:rFonts w:hint="eastAsia"/>
          <w:highlight w:val="yellow"/>
        </w:rPr>
        <w:t>盘温过高，制动执行器不可用</w:t>
      </w:r>
      <w:r w:rsidR="00D116E8">
        <w:rPr>
          <w:rFonts w:hint="eastAsia"/>
          <w:highlight w:val="yellow"/>
        </w:rPr>
        <w:t>)</w:t>
      </w:r>
    </w:p>
    <w:p w14:paraId="5DDDA978" w14:textId="350EBE4C" w:rsidR="00D21936" w:rsidRPr="00D62BCD" w:rsidRDefault="00D21936" w:rsidP="000D598F">
      <w:pPr>
        <w:pStyle w:val="affff7"/>
        <w:numPr>
          <w:ilvl w:val="0"/>
          <w:numId w:val="29"/>
        </w:numPr>
        <w:ind w:firstLineChars="0"/>
        <w:rPr>
          <w:highlight w:val="yellow"/>
        </w:rPr>
      </w:pPr>
      <w:commentRangeStart w:id="167"/>
      <w:r>
        <w:rPr>
          <w:rFonts w:hint="eastAsia"/>
          <w:highlight w:val="yellow"/>
        </w:rPr>
        <w:t>差速锁工作状态为开启状态。</w:t>
      </w:r>
      <w:commentRangeEnd w:id="167"/>
      <w:r w:rsidR="007C1FB7">
        <w:rPr>
          <w:rStyle w:val="affff4"/>
          <w:szCs w:val="22"/>
          <w:highlight w:val="yellow"/>
        </w:rPr>
        <w:commentReference w:id="167"/>
      </w:r>
      <w:r w:rsidR="00EF08D8">
        <w:rPr>
          <w:rFonts w:hint="eastAsia"/>
          <w:highlight w:val="yellow"/>
        </w:rPr>
        <w:t>（</w:t>
      </w:r>
      <w:proofErr w:type="spellStart"/>
      <w:r w:rsidR="00EF08D8" w:rsidRPr="00EF08D8">
        <w:t>DiffLockWrkSts_FD</w:t>
      </w:r>
      <w:proofErr w:type="spellEnd"/>
      <w:r w:rsidR="00EF08D8">
        <w:rPr>
          <w:rFonts w:hint="eastAsia"/>
        </w:rPr>
        <w:t xml:space="preserve"> </w:t>
      </w:r>
      <w:r w:rsidR="001C60ED">
        <w:rPr>
          <w:rFonts w:hint="eastAsia"/>
        </w:rPr>
        <w:t xml:space="preserve">: </w:t>
      </w:r>
      <w:r w:rsidR="00EF08D8">
        <w:rPr>
          <w:rFonts w:hint="eastAsia"/>
        </w:rPr>
        <w:t>$0</w:t>
      </w:r>
      <w:r w:rsidR="004049A2" w:rsidRPr="004049A2">
        <w:rPr>
          <w:rFonts w:hint="eastAsia"/>
        </w:rPr>
        <w:t>=</w:t>
      </w:r>
      <w:r w:rsidR="004049A2" w:rsidRPr="004049A2">
        <w:rPr>
          <w:rFonts w:hint="eastAsia"/>
        </w:rPr>
        <w:t>断开状态</w:t>
      </w:r>
      <w:r w:rsidR="00EF08D8">
        <w:rPr>
          <w:rFonts w:hint="eastAsia"/>
        </w:rPr>
        <w:t>,</w:t>
      </w:r>
      <w:r w:rsidR="004049A2">
        <w:rPr>
          <w:rFonts w:hint="eastAsia"/>
        </w:rPr>
        <w:t xml:space="preserve"> </w:t>
      </w:r>
      <w:r w:rsidR="004049A2" w:rsidRPr="004049A2">
        <w:rPr>
          <w:rFonts w:hint="eastAsia"/>
        </w:rPr>
        <w:t>$2=</w:t>
      </w:r>
      <w:r w:rsidR="004049A2" w:rsidRPr="004049A2">
        <w:rPr>
          <w:rFonts w:hint="eastAsia"/>
        </w:rPr>
        <w:t>闭合条件不满足</w:t>
      </w:r>
      <w:r w:rsidR="004049A2">
        <w:rPr>
          <w:rFonts w:hint="eastAsia"/>
        </w:rPr>
        <w:t>）</w:t>
      </w:r>
    </w:p>
    <w:p w14:paraId="37CFF022" w14:textId="2E4AF2B2" w:rsidR="003C2373" w:rsidRDefault="003C2373" w:rsidP="000D598F">
      <w:pPr>
        <w:pStyle w:val="affff7"/>
        <w:numPr>
          <w:ilvl w:val="0"/>
          <w:numId w:val="29"/>
        </w:numPr>
        <w:ind w:firstLineChars="0"/>
      </w:pPr>
      <w:r>
        <w:rPr>
          <w:rFonts w:hint="eastAsia"/>
        </w:rPr>
        <w:t>车速大于</w:t>
      </w:r>
      <w:r w:rsidR="000C17B7">
        <w:rPr>
          <w:rFonts w:hint="eastAsia"/>
        </w:rPr>
        <w:t xml:space="preserve">25KPH </w:t>
      </w:r>
      <w:r w:rsidR="000C17B7">
        <w:rPr>
          <w:rFonts w:hint="eastAsia"/>
        </w:rPr>
        <w:t>（</w:t>
      </w:r>
      <w:r w:rsidR="000C17B7">
        <w:rPr>
          <w:rFonts w:hint="eastAsia"/>
        </w:rPr>
        <w:t>TBD</w:t>
      </w:r>
      <w:r w:rsidR="000C17B7">
        <w:rPr>
          <w:rFonts w:hint="eastAsia"/>
        </w:rPr>
        <w:t>）</w:t>
      </w:r>
    </w:p>
    <w:p w14:paraId="70D00051" w14:textId="4091F3B5" w:rsidR="008025FF" w:rsidRPr="00C2343D" w:rsidRDefault="00C2343D" w:rsidP="000D598F">
      <w:pPr>
        <w:pStyle w:val="affff7"/>
        <w:numPr>
          <w:ilvl w:val="0"/>
          <w:numId w:val="29"/>
        </w:numPr>
        <w:ind w:firstLineChars="0"/>
        <w:rPr>
          <w:highlight w:val="yellow"/>
        </w:rPr>
      </w:pPr>
      <w:r w:rsidRPr="00C2343D">
        <w:rPr>
          <w:rFonts w:hint="eastAsia"/>
          <w:highlight w:val="yellow"/>
        </w:rPr>
        <w:lastRenderedPageBreak/>
        <w:t xml:space="preserve">ESC off </w:t>
      </w:r>
      <w:r w:rsidRPr="00C2343D">
        <w:rPr>
          <w:rFonts w:hint="eastAsia"/>
          <w:highlight w:val="yellow"/>
        </w:rPr>
        <w:t>开关？</w:t>
      </w:r>
      <w:ins w:id="168" w:author="Yang Zhen SGH CDAY223" w:date="2026-01-16T10:57:00Z" w16du:dateUtc="2026-01-16T02:57:00Z">
        <w:r w:rsidR="00474E33">
          <w:rPr>
            <w:rFonts w:hint="eastAsia"/>
            <w:highlight w:val="yellow"/>
          </w:rPr>
          <w:t>（</w:t>
        </w:r>
        <w:r w:rsidR="00474E33">
          <w:rPr>
            <w:rFonts w:hint="eastAsia"/>
            <w:highlight w:val="yellow"/>
          </w:rPr>
          <w:t>TBD</w:t>
        </w:r>
        <w:r w:rsidR="00474E33">
          <w:rPr>
            <w:rFonts w:hint="eastAsia"/>
            <w:highlight w:val="yellow"/>
          </w:rPr>
          <w:t>）</w:t>
        </w:r>
      </w:ins>
    </w:p>
    <w:p w14:paraId="29573435" w14:textId="4F07631D" w:rsidR="00261ED0" w:rsidRDefault="00261ED0" w:rsidP="000D598F">
      <w:pPr>
        <w:pStyle w:val="affff7"/>
        <w:numPr>
          <w:ilvl w:val="0"/>
          <w:numId w:val="29"/>
        </w:numPr>
        <w:ind w:firstLineChars="0"/>
      </w:pPr>
      <w:r>
        <w:rPr>
          <w:rFonts w:hint="eastAsia"/>
        </w:rPr>
        <w:t xml:space="preserve">ROI </w:t>
      </w:r>
      <w:r w:rsidR="002D53B1">
        <w:rPr>
          <w:rFonts w:hint="eastAsia"/>
        </w:rPr>
        <w:t>条件满足</w:t>
      </w:r>
    </w:p>
    <w:p w14:paraId="1CA402A0" w14:textId="6CA25D9F" w:rsidR="00902428" w:rsidRDefault="009C239A" w:rsidP="000D598F">
      <w:pPr>
        <w:pStyle w:val="affff7"/>
        <w:numPr>
          <w:ilvl w:val="0"/>
          <w:numId w:val="29"/>
        </w:numPr>
        <w:ind w:firstLineChars="0"/>
      </w:pPr>
      <w:r>
        <w:rPr>
          <w:rFonts w:hint="eastAsia"/>
        </w:rPr>
        <w:t>判定侧翻临界状态（考虑</w:t>
      </w:r>
      <w:r w:rsidR="00536890">
        <w:rPr>
          <w:rFonts w:hint="eastAsia"/>
        </w:rPr>
        <w:t>转向意图和车辆动态</w:t>
      </w:r>
      <w:r>
        <w:rPr>
          <w:rFonts w:hint="eastAsia"/>
        </w:rPr>
        <w:t>）</w:t>
      </w:r>
      <w:r w:rsidR="00536890">
        <w:rPr>
          <w:rFonts w:hint="eastAsia"/>
        </w:rPr>
        <w:t>和</w:t>
      </w:r>
      <w:r w:rsidR="008A6195">
        <w:rPr>
          <w:rFonts w:hint="eastAsia"/>
        </w:rPr>
        <w:t xml:space="preserve"> </w:t>
      </w:r>
      <w:r w:rsidR="00046948">
        <w:rPr>
          <w:rFonts w:hint="eastAsia"/>
        </w:rPr>
        <w:t>横摆率变化趋势满足</w:t>
      </w:r>
      <w:r w:rsidR="00046948">
        <w:rPr>
          <w:rFonts w:hint="eastAsia"/>
        </w:rPr>
        <w:t>ARM</w:t>
      </w:r>
      <w:r w:rsidR="00046948">
        <w:rPr>
          <w:rFonts w:hint="eastAsia"/>
        </w:rPr>
        <w:t>激活条件</w:t>
      </w:r>
    </w:p>
    <w:p w14:paraId="1E2F149F" w14:textId="34C1A0A0" w:rsidR="0006751A" w:rsidRDefault="0006751A" w:rsidP="000D598F">
      <w:pPr>
        <w:pStyle w:val="affff7"/>
        <w:ind w:left="965" w:firstLineChars="0" w:firstLine="0"/>
      </w:pPr>
    </w:p>
    <w:p w14:paraId="230149E6" w14:textId="5DCEC58E" w:rsidR="00C20835" w:rsidRDefault="00AE54B7" w:rsidP="00C20835">
      <w:pPr>
        <w:pStyle w:val="4"/>
      </w:pPr>
      <w:r>
        <w:rPr>
          <w:rFonts w:hint="eastAsia"/>
        </w:rPr>
        <w:t>ARM</w:t>
      </w:r>
      <w:r w:rsidR="00C20835" w:rsidRPr="007D4DA2">
        <w:rPr>
          <w:rFonts w:hint="eastAsia"/>
        </w:rPr>
        <w:t xml:space="preserve"> </w:t>
      </w:r>
      <w:r w:rsidR="00C20835" w:rsidRPr="007D4DA2">
        <w:rPr>
          <w:rFonts w:hint="eastAsia"/>
        </w:rPr>
        <w:t>功能</w:t>
      </w:r>
      <w:r w:rsidR="00C20835">
        <w:rPr>
          <w:rFonts w:hint="eastAsia"/>
        </w:rPr>
        <w:t>进入</w:t>
      </w:r>
      <w:r w:rsidR="007F6556">
        <w:rPr>
          <w:rFonts w:hint="eastAsia"/>
        </w:rPr>
        <w:t>非激活</w:t>
      </w:r>
      <w:r w:rsidR="00EC0A16">
        <w:rPr>
          <w:rFonts w:hint="eastAsia"/>
        </w:rPr>
        <w:t>状态</w:t>
      </w:r>
      <w:r w:rsidR="00C20835">
        <w:rPr>
          <w:rFonts w:hint="eastAsia"/>
        </w:rPr>
        <w:t>（</w:t>
      </w:r>
      <w:r w:rsidR="007F6556">
        <w:rPr>
          <w:rFonts w:hint="eastAsia"/>
        </w:rPr>
        <w:t>deactive</w:t>
      </w:r>
      <w:r w:rsidR="00C20835">
        <w:rPr>
          <w:rFonts w:hint="eastAsia"/>
        </w:rPr>
        <w:t>）</w:t>
      </w:r>
      <w:r w:rsidR="00EC0A16">
        <w:rPr>
          <w:rFonts w:hint="eastAsia"/>
        </w:rPr>
        <w:t>条件</w:t>
      </w:r>
    </w:p>
    <w:p w14:paraId="7BD65EC9" w14:textId="719A3778" w:rsidR="00402632" w:rsidRDefault="00402632" w:rsidP="00402632">
      <w:pPr>
        <w:ind w:left="105" w:firstLine="420"/>
      </w:pPr>
      <w:r>
        <w:rPr>
          <w:rFonts w:hint="eastAsia"/>
        </w:rPr>
        <w:t>任意一个</w:t>
      </w:r>
      <w:r w:rsidR="004400D2">
        <w:rPr>
          <w:rFonts w:hint="eastAsia"/>
        </w:rPr>
        <w:t>条件不再满足</w:t>
      </w:r>
      <w:r>
        <w:rPr>
          <w:rFonts w:hint="eastAsia"/>
        </w:rPr>
        <w:t>：</w:t>
      </w:r>
    </w:p>
    <w:p w14:paraId="69FF400D" w14:textId="77777777" w:rsidR="00402632" w:rsidRDefault="00402632" w:rsidP="00402632">
      <w:pPr>
        <w:pStyle w:val="affff7"/>
        <w:numPr>
          <w:ilvl w:val="0"/>
          <w:numId w:val="29"/>
        </w:numPr>
        <w:ind w:firstLineChars="0"/>
      </w:pPr>
      <w:r>
        <w:rPr>
          <w:rFonts w:hint="eastAsia"/>
        </w:rPr>
        <w:t>制动提供的</w:t>
      </w:r>
      <w:r>
        <w:rPr>
          <w:rFonts w:hint="eastAsia"/>
        </w:rPr>
        <w:t>YSC</w:t>
      </w:r>
      <w:r>
        <w:rPr>
          <w:rFonts w:hint="eastAsia"/>
        </w:rPr>
        <w:t>降级状态状态信号出于非降级状态</w:t>
      </w:r>
      <w:r>
        <w:rPr>
          <w:rFonts w:hint="eastAsia"/>
        </w:rPr>
        <w:t xml:space="preserve"> </w:t>
      </w:r>
      <w:r>
        <w:rPr>
          <w:rFonts w:hint="eastAsia"/>
        </w:rPr>
        <w:t>（</w:t>
      </w:r>
      <w:r>
        <w:rPr>
          <w:rFonts w:hint="eastAsia"/>
        </w:rPr>
        <w:t>YSC Normal/ YSC Brake Only/ YSC Engine Only</w:t>
      </w:r>
      <w:r>
        <w:rPr>
          <w:rFonts w:hint="eastAsia"/>
        </w:rPr>
        <w:t>）</w:t>
      </w:r>
    </w:p>
    <w:p w14:paraId="7862DB61" w14:textId="328DAF9B" w:rsidR="00D62BCD" w:rsidRPr="00BF30A4" w:rsidRDefault="00D62BCD" w:rsidP="00BF30A4">
      <w:pPr>
        <w:pStyle w:val="affff7"/>
        <w:numPr>
          <w:ilvl w:val="0"/>
          <w:numId w:val="29"/>
        </w:numPr>
        <w:ind w:firstLineChars="0"/>
        <w:rPr>
          <w:highlight w:val="yellow"/>
        </w:rPr>
      </w:pPr>
      <w:r w:rsidRPr="00D62BCD">
        <w:rPr>
          <w:rFonts w:hint="eastAsia"/>
          <w:highlight w:val="yellow"/>
        </w:rPr>
        <w:t>VMC ARM</w:t>
      </w:r>
      <w:r w:rsidRPr="00D62BCD">
        <w:rPr>
          <w:rFonts w:hint="eastAsia"/>
          <w:highlight w:val="yellow"/>
        </w:rPr>
        <w:t>本身检测无故障降级</w:t>
      </w:r>
      <w:r w:rsidR="00BF30A4">
        <w:rPr>
          <w:rFonts w:hint="eastAsia"/>
          <w:highlight w:val="yellow"/>
        </w:rPr>
        <w:t xml:space="preserve">  (</w:t>
      </w:r>
      <w:r w:rsidR="00BF30A4">
        <w:rPr>
          <w:rFonts w:hint="eastAsia"/>
          <w:highlight w:val="yellow"/>
        </w:rPr>
        <w:t>包含盘温过高，制动执行器不可用</w:t>
      </w:r>
      <w:r w:rsidR="00BF30A4">
        <w:rPr>
          <w:rFonts w:hint="eastAsia"/>
          <w:highlight w:val="yellow"/>
        </w:rPr>
        <w:t>)</w:t>
      </w:r>
    </w:p>
    <w:p w14:paraId="25552569" w14:textId="4553D7CB" w:rsidR="001C60ED" w:rsidRPr="001C60ED" w:rsidRDefault="001C60ED" w:rsidP="001C60ED">
      <w:pPr>
        <w:pStyle w:val="affff7"/>
        <w:numPr>
          <w:ilvl w:val="0"/>
          <w:numId w:val="29"/>
        </w:numPr>
        <w:ind w:firstLineChars="0"/>
        <w:rPr>
          <w:highlight w:val="yellow"/>
        </w:rPr>
      </w:pPr>
      <w:r>
        <w:rPr>
          <w:rFonts w:hint="eastAsia"/>
          <w:highlight w:val="yellow"/>
        </w:rPr>
        <w:t>差速锁工作状态为开启状态。（</w:t>
      </w:r>
      <w:proofErr w:type="spellStart"/>
      <w:r w:rsidRPr="00EF08D8">
        <w:t>DiffLockWrkSts_FD</w:t>
      </w:r>
      <w:proofErr w:type="spellEnd"/>
      <w:r>
        <w:rPr>
          <w:rFonts w:hint="eastAsia"/>
        </w:rPr>
        <w:t xml:space="preserve"> : $0</w:t>
      </w:r>
      <w:r w:rsidRPr="004049A2">
        <w:rPr>
          <w:rFonts w:hint="eastAsia"/>
        </w:rPr>
        <w:t>=</w:t>
      </w:r>
      <w:r w:rsidRPr="004049A2">
        <w:rPr>
          <w:rFonts w:hint="eastAsia"/>
        </w:rPr>
        <w:t>断开状态</w:t>
      </w:r>
      <w:r>
        <w:rPr>
          <w:rFonts w:hint="eastAsia"/>
        </w:rPr>
        <w:t xml:space="preserve">, </w:t>
      </w:r>
      <w:r w:rsidRPr="004049A2">
        <w:rPr>
          <w:rFonts w:hint="eastAsia"/>
        </w:rPr>
        <w:t>$2=</w:t>
      </w:r>
      <w:r w:rsidRPr="004049A2">
        <w:rPr>
          <w:rFonts w:hint="eastAsia"/>
        </w:rPr>
        <w:t>闭合条件不满足</w:t>
      </w:r>
      <w:r>
        <w:rPr>
          <w:rFonts w:hint="eastAsia"/>
        </w:rPr>
        <w:t>）</w:t>
      </w:r>
    </w:p>
    <w:p w14:paraId="00491675" w14:textId="77777777" w:rsidR="00402632" w:rsidRDefault="00402632" w:rsidP="00402632">
      <w:pPr>
        <w:pStyle w:val="affff7"/>
        <w:numPr>
          <w:ilvl w:val="0"/>
          <w:numId w:val="29"/>
        </w:numPr>
        <w:ind w:firstLineChars="0"/>
      </w:pPr>
      <w:r>
        <w:rPr>
          <w:rFonts w:hint="eastAsia"/>
        </w:rPr>
        <w:t>车速大于</w:t>
      </w:r>
      <w:r>
        <w:rPr>
          <w:rFonts w:hint="eastAsia"/>
        </w:rPr>
        <w:t xml:space="preserve">25KPH </w:t>
      </w:r>
      <w:r>
        <w:rPr>
          <w:rFonts w:hint="eastAsia"/>
        </w:rPr>
        <w:t>（</w:t>
      </w:r>
      <w:r>
        <w:rPr>
          <w:rFonts w:hint="eastAsia"/>
        </w:rPr>
        <w:t>TBD</w:t>
      </w:r>
      <w:r>
        <w:rPr>
          <w:rFonts w:hint="eastAsia"/>
        </w:rPr>
        <w:t>）</w:t>
      </w:r>
    </w:p>
    <w:p w14:paraId="0EEF30EB" w14:textId="616E16D1" w:rsidR="00402632" w:rsidRDefault="00402632" w:rsidP="00402632">
      <w:pPr>
        <w:pStyle w:val="affff7"/>
        <w:numPr>
          <w:ilvl w:val="0"/>
          <w:numId w:val="29"/>
        </w:numPr>
        <w:ind w:firstLineChars="0"/>
      </w:pPr>
      <w:r>
        <w:rPr>
          <w:rFonts w:hint="eastAsia"/>
        </w:rPr>
        <w:t xml:space="preserve">ROI </w:t>
      </w:r>
      <w:r>
        <w:rPr>
          <w:rFonts w:hint="eastAsia"/>
        </w:rPr>
        <w:t>条件满足</w:t>
      </w:r>
    </w:p>
    <w:p w14:paraId="46F54EC0" w14:textId="45DCEA83" w:rsidR="00C2343D" w:rsidRPr="008B7989" w:rsidRDefault="00C2343D" w:rsidP="008B7989">
      <w:pPr>
        <w:pStyle w:val="affff7"/>
        <w:numPr>
          <w:ilvl w:val="0"/>
          <w:numId w:val="29"/>
        </w:numPr>
        <w:ind w:firstLineChars="0"/>
        <w:rPr>
          <w:highlight w:val="yellow"/>
        </w:rPr>
      </w:pPr>
      <w:r w:rsidRPr="00C2343D">
        <w:rPr>
          <w:rFonts w:hint="eastAsia"/>
          <w:highlight w:val="yellow"/>
        </w:rPr>
        <w:t xml:space="preserve">ESC off </w:t>
      </w:r>
      <w:r w:rsidRPr="00C2343D">
        <w:rPr>
          <w:rFonts w:hint="eastAsia"/>
          <w:highlight w:val="yellow"/>
        </w:rPr>
        <w:t>开关？</w:t>
      </w:r>
    </w:p>
    <w:p w14:paraId="09345382" w14:textId="77777777" w:rsidR="00402632" w:rsidRDefault="00402632" w:rsidP="00402632">
      <w:pPr>
        <w:pStyle w:val="affff7"/>
        <w:numPr>
          <w:ilvl w:val="0"/>
          <w:numId w:val="29"/>
        </w:numPr>
        <w:ind w:firstLineChars="0"/>
      </w:pPr>
      <w:r>
        <w:rPr>
          <w:rFonts w:hint="eastAsia"/>
        </w:rPr>
        <w:t>判定侧翻临界状态（考虑转向意图和车辆动态）和</w:t>
      </w:r>
      <w:r>
        <w:rPr>
          <w:rFonts w:hint="eastAsia"/>
        </w:rPr>
        <w:t xml:space="preserve"> </w:t>
      </w:r>
      <w:r>
        <w:rPr>
          <w:rFonts w:hint="eastAsia"/>
        </w:rPr>
        <w:t>横摆率变化趋势满足</w:t>
      </w:r>
      <w:r>
        <w:rPr>
          <w:rFonts w:hint="eastAsia"/>
        </w:rPr>
        <w:t>ARM</w:t>
      </w:r>
      <w:r>
        <w:rPr>
          <w:rFonts w:hint="eastAsia"/>
        </w:rPr>
        <w:t>激活条件</w:t>
      </w:r>
    </w:p>
    <w:p w14:paraId="52E9E550" w14:textId="77777777" w:rsidR="005C24F4" w:rsidRPr="00402632" w:rsidRDefault="005C24F4" w:rsidP="0094318D">
      <w:pPr>
        <w:pStyle w:val="affff7"/>
        <w:ind w:left="1070" w:firstLineChars="0" w:firstLine="0"/>
      </w:pP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2"/>
        <w:spacing w:line="360" w:lineRule="auto"/>
      </w:pPr>
      <w:bookmarkStart w:id="169" w:name="_Toc207715821"/>
      <w:r w:rsidRPr="00E973B9">
        <w:rPr>
          <w:rFonts w:hint="eastAsia"/>
        </w:rPr>
        <w:t>控制</w:t>
      </w:r>
      <w:bookmarkEnd w:id="169"/>
      <w:commentRangeStart w:id="170"/>
      <w:r w:rsidR="00311054">
        <w:rPr>
          <w:rFonts w:hint="eastAsia"/>
        </w:rPr>
        <w:t>执行器</w:t>
      </w:r>
      <w:commentRangeEnd w:id="170"/>
      <w:r w:rsidR="00607FE5" w:rsidRPr="00E03094">
        <w:rPr>
          <w:rStyle w:val="affff4"/>
          <w:sz w:val="28"/>
          <w:szCs w:val="32"/>
        </w:rPr>
        <w:commentReference w:id="170"/>
      </w:r>
    </w:p>
    <w:p w14:paraId="0F7B056A" w14:textId="3D45DBCB" w:rsidR="001F4B1F" w:rsidRPr="00C33269" w:rsidRDefault="00AC7306" w:rsidP="001F4B1F">
      <w:pPr>
        <w:ind w:firstLineChars="0" w:firstLine="420"/>
        <w:rPr>
          <w:rFonts w:ascii="DengXian" w:eastAsia="DengXian" w:hAnsi="DengXian" w:hint="eastAsia"/>
          <w14:ligatures w14:val="standardContextual"/>
        </w:rPr>
      </w:pPr>
      <w:r>
        <w:rPr>
          <w:rFonts w:hint="eastAsia"/>
        </w:rPr>
        <w:t>ARM</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7FB0F29A" w:rsidR="001F4B1F" w:rsidRPr="006D2756" w:rsidRDefault="00F55EB9" w:rsidP="00B226F4">
      <w:pPr>
        <w:pStyle w:val="3"/>
      </w:pPr>
      <w:r w:rsidRPr="006D2756">
        <w:rPr>
          <w:rFonts w:hint="eastAsia"/>
        </w:rPr>
        <w:t>驱动系统执行器</w:t>
      </w:r>
    </w:p>
    <w:p w14:paraId="402BCC63" w14:textId="0DDC7490" w:rsidR="00473F32" w:rsidRDefault="00473F32" w:rsidP="00B226F4">
      <w:pPr>
        <w:ind w:firstLine="420"/>
        <w:rPr>
          <w:lang w:val="zh-CN"/>
        </w:rPr>
      </w:pPr>
      <w:r>
        <w:rPr>
          <w:rFonts w:hint="eastAsia"/>
          <w:lang w:val="zh-CN"/>
        </w:rPr>
        <w:t>方案</w:t>
      </w:r>
      <w:r>
        <w:rPr>
          <w:rFonts w:hint="eastAsia"/>
          <w:lang w:val="zh-CN"/>
        </w:rPr>
        <w:t>1</w:t>
      </w:r>
      <w:r>
        <w:rPr>
          <w:rFonts w:hint="eastAsia"/>
          <w:lang w:val="zh-CN"/>
        </w:rPr>
        <w:t>：</w:t>
      </w:r>
    </w:p>
    <w:p w14:paraId="54F83452" w14:textId="341C63C2" w:rsidR="0045041F" w:rsidRDefault="00B226F4" w:rsidP="00B226F4">
      <w:pPr>
        <w:ind w:firstLine="420"/>
        <w:rPr>
          <w:lang w:val="zh-CN"/>
        </w:rPr>
      </w:pPr>
      <w:r w:rsidRPr="006D2756">
        <w:rPr>
          <w:rFonts w:hint="eastAsia"/>
          <w:lang w:val="zh-CN"/>
        </w:rPr>
        <w:t>轴间四驱</w:t>
      </w:r>
      <w:r w:rsidR="00443517">
        <w:rPr>
          <w:rFonts w:hint="eastAsia"/>
          <w:lang w:val="zh-CN"/>
        </w:rPr>
        <w:t xml:space="preserve"> </w:t>
      </w:r>
      <w:r w:rsidR="00443517">
        <w:rPr>
          <w:rFonts w:hint="eastAsia"/>
          <w:lang w:val="zh-CN"/>
        </w:rPr>
        <w:t>（对应</w:t>
      </w:r>
      <w:r w:rsidR="00CF0722">
        <w:rPr>
          <w:rFonts w:hint="eastAsia"/>
          <w:lang w:val="zh-CN"/>
        </w:rPr>
        <w:t>EHBi</w:t>
      </w:r>
      <w:r w:rsidR="00CF0722">
        <w:rPr>
          <w:rFonts w:hint="eastAsia"/>
          <w:lang w:val="zh-CN"/>
        </w:rPr>
        <w:t>制动</w:t>
      </w:r>
      <w:r w:rsidR="00443517">
        <w:rPr>
          <w:rFonts w:hint="eastAsia"/>
          <w:lang w:val="zh-CN"/>
        </w:rPr>
        <w:t>）</w:t>
      </w:r>
      <w:r w:rsidRPr="006D2756">
        <w:rPr>
          <w:rFonts w:hint="eastAsia"/>
          <w:lang w:val="zh-CN"/>
        </w:rPr>
        <w:t>：</w:t>
      </w:r>
      <w:r w:rsidR="00962929">
        <w:rPr>
          <w:rFonts w:hint="eastAsia"/>
          <w:lang w:val="zh-CN"/>
        </w:rPr>
        <w:t>VMC</w:t>
      </w:r>
      <w:r w:rsidR="004F1D89">
        <w:rPr>
          <w:rFonts w:hint="eastAsia"/>
          <w:lang w:val="zh-CN"/>
        </w:rPr>
        <w:t>的</w:t>
      </w:r>
      <w:r w:rsidR="00B52C28">
        <w:rPr>
          <w:rFonts w:hint="eastAsia"/>
          <w:lang w:val="zh-CN"/>
        </w:rPr>
        <w:t>ARM</w:t>
      </w:r>
      <w:r w:rsidR="00452971" w:rsidRPr="006D2756">
        <w:rPr>
          <w:rFonts w:hint="eastAsia"/>
          <w:lang w:val="zh-CN"/>
        </w:rPr>
        <w:t>功能请求</w:t>
      </w:r>
      <w:r w:rsidR="00941268">
        <w:rPr>
          <w:rFonts w:hint="eastAsia"/>
          <w:lang w:val="zh-CN"/>
        </w:rPr>
        <w:t>整车</w:t>
      </w:r>
      <w:r w:rsidR="00BB3E4A">
        <w:rPr>
          <w:rFonts w:hint="eastAsia"/>
          <w:lang w:val="zh-CN"/>
        </w:rPr>
        <w:t>总的</w:t>
      </w:r>
      <w:r w:rsidR="00941268">
        <w:rPr>
          <w:rFonts w:hint="eastAsia"/>
          <w:lang w:val="zh-CN"/>
        </w:rPr>
        <w:t>降扭</w:t>
      </w:r>
      <w:r w:rsidR="0047478F">
        <w:rPr>
          <w:rFonts w:hint="eastAsia"/>
          <w:lang w:val="zh-CN"/>
        </w:rPr>
        <w:t>目标</w:t>
      </w:r>
      <w:r w:rsidR="00941268">
        <w:rPr>
          <w:rFonts w:hint="eastAsia"/>
          <w:lang w:val="zh-CN"/>
        </w:rPr>
        <w:t>请求</w:t>
      </w:r>
      <w:r w:rsidR="002616A7">
        <w:rPr>
          <w:rFonts w:hint="eastAsia"/>
          <w:lang w:val="zh-CN"/>
        </w:rPr>
        <w:t>（降扭到目标值）</w:t>
      </w:r>
      <w:r w:rsidR="00941268">
        <w:rPr>
          <w:rFonts w:hint="eastAsia"/>
          <w:lang w:val="zh-CN"/>
        </w:rPr>
        <w:t>给</w:t>
      </w:r>
      <w:r w:rsidR="00941268">
        <w:rPr>
          <w:rFonts w:hint="eastAsia"/>
          <w:lang w:val="zh-CN"/>
        </w:rPr>
        <w:t xml:space="preserve">EHBi, </w:t>
      </w:r>
      <w:r w:rsidR="008A4CE1">
        <w:rPr>
          <w:rFonts w:hint="eastAsia"/>
          <w:lang w:val="zh-CN"/>
        </w:rPr>
        <w:t>EHBi</w:t>
      </w:r>
      <w:r w:rsidR="008A4CE1">
        <w:rPr>
          <w:rFonts w:hint="eastAsia"/>
          <w:lang w:val="zh-CN"/>
        </w:rPr>
        <w:t>需要</w:t>
      </w:r>
      <w:r w:rsidR="00447FA1">
        <w:rPr>
          <w:rFonts w:hint="eastAsia"/>
          <w:lang w:val="zh-CN"/>
        </w:rPr>
        <w:t>与</w:t>
      </w:r>
      <w:r w:rsidR="008A4CE1">
        <w:rPr>
          <w:rFonts w:hint="eastAsia"/>
          <w:lang w:val="zh-CN"/>
        </w:rPr>
        <w:t>自身</w:t>
      </w:r>
      <w:r w:rsidR="008A4CE1">
        <w:rPr>
          <w:rFonts w:hint="eastAsia"/>
          <w:lang w:val="zh-CN"/>
        </w:rPr>
        <w:t>YSC</w:t>
      </w:r>
      <w:r w:rsidR="008A4CE1">
        <w:rPr>
          <w:rFonts w:hint="eastAsia"/>
          <w:lang w:val="zh-CN"/>
        </w:rPr>
        <w:t>功能的</w:t>
      </w:r>
      <w:r w:rsidR="00E01D77">
        <w:rPr>
          <w:rFonts w:hint="eastAsia"/>
          <w:lang w:val="zh-CN"/>
        </w:rPr>
        <w:t>降扭</w:t>
      </w:r>
      <w:r w:rsidR="0047478F">
        <w:rPr>
          <w:rFonts w:hint="eastAsia"/>
          <w:lang w:val="zh-CN"/>
        </w:rPr>
        <w:t>目标</w:t>
      </w:r>
      <w:r w:rsidR="00E01D77">
        <w:rPr>
          <w:rFonts w:hint="eastAsia"/>
          <w:lang w:val="zh-CN"/>
        </w:rPr>
        <w:t>请求</w:t>
      </w:r>
      <w:r w:rsidR="00447FA1">
        <w:rPr>
          <w:rFonts w:hint="eastAsia"/>
          <w:lang w:val="zh-CN"/>
        </w:rPr>
        <w:t>进行仲裁判定</w:t>
      </w:r>
      <w:r w:rsidR="002616A7">
        <w:rPr>
          <w:rFonts w:hint="eastAsia"/>
          <w:lang w:val="zh-CN"/>
        </w:rPr>
        <w:t>（</w:t>
      </w:r>
      <w:r w:rsidR="00607642">
        <w:rPr>
          <w:rFonts w:hint="eastAsia"/>
          <w:lang w:val="zh-CN"/>
        </w:rPr>
        <w:t>通常是取小原则</w:t>
      </w:r>
      <w:r w:rsidR="002616A7">
        <w:rPr>
          <w:rFonts w:hint="eastAsia"/>
          <w:lang w:val="zh-CN"/>
        </w:rPr>
        <w:t>）</w:t>
      </w:r>
      <w:r w:rsidR="00607642">
        <w:rPr>
          <w:rFonts w:hint="eastAsia"/>
          <w:lang w:val="zh-CN"/>
        </w:rPr>
        <w:t>，之后由</w:t>
      </w:r>
      <w:r w:rsidR="00607642">
        <w:rPr>
          <w:rFonts w:hint="eastAsia"/>
          <w:lang w:val="zh-CN"/>
        </w:rPr>
        <w:t>EBHi</w:t>
      </w:r>
      <w:r w:rsidR="006C7D8D">
        <w:rPr>
          <w:rFonts w:hint="eastAsia"/>
          <w:lang w:val="zh-CN"/>
        </w:rPr>
        <w:t>统一</w:t>
      </w:r>
      <w:r w:rsidR="004F3DCD">
        <w:rPr>
          <w:rFonts w:hint="eastAsia"/>
          <w:lang w:val="zh-CN"/>
        </w:rPr>
        <w:t>分配到前后电机</w:t>
      </w:r>
      <w:r w:rsidR="00836827">
        <w:rPr>
          <w:rFonts w:hint="eastAsia"/>
          <w:lang w:val="zh-CN"/>
        </w:rPr>
        <w:t>，由</w:t>
      </w:r>
      <w:r w:rsidR="00836827">
        <w:rPr>
          <w:rFonts w:hint="eastAsia"/>
          <w:lang w:val="zh-CN"/>
        </w:rPr>
        <w:t>EHBi</w:t>
      </w:r>
      <w:r w:rsidR="00836827">
        <w:rPr>
          <w:rFonts w:hint="eastAsia"/>
          <w:lang w:val="zh-CN"/>
        </w:rPr>
        <w:t>统一</w:t>
      </w:r>
      <w:r w:rsidR="009D027B">
        <w:rPr>
          <w:rFonts w:hint="eastAsia"/>
          <w:lang w:val="zh-CN"/>
        </w:rPr>
        <w:t>发给</w:t>
      </w:r>
      <w:r w:rsidR="003251D2">
        <w:rPr>
          <w:rFonts w:hint="eastAsia"/>
          <w:lang w:val="zh-CN"/>
        </w:rPr>
        <w:t>VCU</w:t>
      </w:r>
    </w:p>
    <w:p w14:paraId="2468B309" w14:textId="77777777" w:rsidR="00606A15" w:rsidRPr="006D2756" w:rsidRDefault="00606A15" w:rsidP="00B226F4">
      <w:pPr>
        <w:ind w:firstLine="420"/>
        <w:rPr>
          <w:color w:val="0000FF"/>
        </w:rPr>
      </w:pPr>
    </w:p>
    <w:p w14:paraId="3E4A9439" w14:textId="67F2F0F6" w:rsidR="0019304F" w:rsidRPr="005500E6" w:rsidRDefault="007E4A3D" w:rsidP="0019304F">
      <w:pPr>
        <w:pStyle w:val="affff7"/>
        <w:numPr>
          <w:ilvl w:val="3"/>
          <w:numId w:val="15"/>
        </w:numPr>
        <w:ind w:firstLineChars="0"/>
        <w:rPr>
          <w:color w:val="0000FF"/>
          <w:highlight w:val="yellow"/>
          <w:rPrChange w:id="171" w:author="Yang Zhen SGH CDAY223" w:date="2026-01-16T10:59:00Z" w16du:dateUtc="2026-01-16T02:59:00Z">
            <w:rPr>
              <w:strike/>
              <w:color w:val="0000FF"/>
              <w:highlight w:val="yellow"/>
            </w:rPr>
          </w:rPrChange>
        </w:rPr>
      </w:pPr>
      <w:r w:rsidRPr="005500E6">
        <w:rPr>
          <w:rFonts w:hint="eastAsia"/>
          <w:color w:val="0000FF"/>
          <w:highlight w:val="yellow"/>
          <w:rPrChange w:id="172" w:author="Yang Zhen SGH CDAY223" w:date="2026-01-16T10:59:00Z" w16du:dateUtc="2026-01-16T02:59:00Z">
            <w:rPr>
              <w:rFonts w:hint="eastAsia"/>
              <w:strike/>
              <w:color w:val="0000FF"/>
              <w:highlight w:val="yellow"/>
            </w:rPr>
          </w:rPrChange>
        </w:rPr>
        <w:t>电制动扭矩</w:t>
      </w:r>
      <w:r w:rsidR="0019304F" w:rsidRPr="005500E6">
        <w:rPr>
          <w:rFonts w:hint="eastAsia"/>
          <w:color w:val="0000FF"/>
          <w:highlight w:val="yellow"/>
          <w:rPrChange w:id="173" w:author="Yang Zhen SGH CDAY223" w:date="2026-01-16T10:59:00Z" w16du:dateUtc="2026-01-16T02:59:00Z">
            <w:rPr>
              <w:rFonts w:hint="eastAsia"/>
              <w:strike/>
              <w:color w:val="0000FF"/>
              <w:highlight w:val="yellow"/>
            </w:rPr>
          </w:rPrChange>
        </w:rPr>
        <w:t>激活请求</w:t>
      </w:r>
      <w:proofErr w:type="spellStart"/>
      <w:r w:rsidRPr="005500E6">
        <w:rPr>
          <w:color w:val="0000FF"/>
          <w:highlight w:val="yellow"/>
          <w:rPrChange w:id="174" w:author="Yang Zhen SGH CDAY223" w:date="2026-01-16T10:59:00Z" w16du:dateUtc="2026-01-16T02:59:00Z">
            <w:rPr>
              <w:strike/>
              <w:color w:val="0000FF"/>
              <w:highlight w:val="yellow"/>
            </w:rPr>
          </w:rPrChange>
        </w:rPr>
        <w:t>TotTarRegTrqCotrlRqst</w:t>
      </w:r>
      <w:proofErr w:type="spellEnd"/>
      <w:r w:rsidR="0019304F" w:rsidRPr="005500E6">
        <w:rPr>
          <w:rFonts w:hint="eastAsia"/>
          <w:color w:val="0000FF"/>
          <w:highlight w:val="yellow"/>
          <w:rPrChange w:id="175" w:author="Yang Zhen SGH CDAY223" w:date="2026-01-16T10:59:00Z" w16du:dateUtc="2026-01-16T02:59:00Z">
            <w:rPr>
              <w:rFonts w:hint="eastAsia"/>
              <w:strike/>
              <w:color w:val="0000FF"/>
              <w:highlight w:val="yellow"/>
            </w:rPr>
          </w:rPrChange>
        </w:rPr>
        <w:t xml:space="preserve"> =0x01</w:t>
      </w:r>
      <w:r w:rsidR="0019304F" w:rsidRPr="005500E6">
        <w:rPr>
          <w:rFonts w:hint="eastAsia"/>
          <w:color w:val="0000FF"/>
          <w:highlight w:val="yellow"/>
          <w:rPrChange w:id="176" w:author="Yang Zhen SGH CDAY223" w:date="2026-01-16T10:59:00Z" w16du:dateUtc="2026-01-16T02:59:00Z">
            <w:rPr>
              <w:rFonts w:hint="eastAsia"/>
              <w:strike/>
              <w:color w:val="0000FF"/>
              <w:highlight w:val="yellow"/>
            </w:rPr>
          </w:rPrChange>
        </w:rPr>
        <w:t>（</w:t>
      </w:r>
      <w:r w:rsidR="0019304F" w:rsidRPr="005500E6">
        <w:rPr>
          <w:rFonts w:hint="eastAsia"/>
          <w:color w:val="0000FF"/>
          <w:highlight w:val="yellow"/>
          <w:rPrChange w:id="177" w:author="Yang Zhen SGH CDAY223" w:date="2026-01-16T10:59:00Z" w16du:dateUtc="2026-01-16T02:59:00Z">
            <w:rPr>
              <w:rFonts w:hint="eastAsia"/>
              <w:strike/>
              <w:color w:val="0000FF"/>
              <w:highlight w:val="yellow"/>
            </w:rPr>
          </w:rPrChange>
        </w:rPr>
        <w:t>Request</w:t>
      </w:r>
      <w:r w:rsidR="0019304F" w:rsidRPr="005500E6">
        <w:rPr>
          <w:rFonts w:hint="eastAsia"/>
          <w:color w:val="0000FF"/>
          <w:highlight w:val="yellow"/>
          <w:rPrChange w:id="178" w:author="Yang Zhen SGH CDAY223" w:date="2026-01-16T10:59:00Z" w16du:dateUtc="2026-01-16T02:59:00Z">
            <w:rPr>
              <w:rFonts w:hint="eastAsia"/>
              <w:strike/>
              <w:color w:val="0000FF"/>
              <w:highlight w:val="yellow"/>
            </w:rPr>
          </w:rPrChange>
        </w:rPr>
        <w:t>请求）</w:t>
      </w:r>
    </w:p>
    <w:p w14:paraId="3C54C7AC" w14:textId="1A0CD4E2" w:rsidR="0045041F" w:rsidRPr="005500E6" w:rsidRDefault="00CD18AB" w:rsidP="0019304F">
      <w:pPr>
        <w:pStyle w:val="affff7"/>
        <w:numPr>
          <w:ilvl w:val="3"/>
          <w:numId w:val="15"/>
        </w:numPr>
        <w:ind w:firstLineChars="0"/>
        <w:rPr>
          <w:highlight w:val="yellow"/>
          <w:lang w:val="zh-CN"/>
          <w:rPrChange w:id="179" w:author="Yang Zhen SGH CDAY223" w:date="2026-01-16T10:59:00Z" w16du:dateUtc="2026-01-16T02:59:00Z">
            <w:rPr>
              <w:strike/>
              <w:highlight w:val="yellow"/>
              <w:lang w:val="zh-CN"/>
            </w:rPr>
          </w:rPrChange>
        </w:rPr>
      </w:pPr>
      <w:proofErr w:type="spellStart"/>
      <w:r w:rsidRPr="005500E6">
        <w:rPr>
          <w:rFonts w:hint="eastAsia"/>
          <w:color w:val="0000FF"/>
          <w:highlight w:val="yellow"/>
          <w:rPrChange w:id="180" w:author="Yang Zhen SGH CDAY223" w:date="2026-01-16T10:59:00Z" w16du:dateUtc="2026-01-16T02:59:00Z">
            <w:rPr>
              <w:rFonts w:hint="eastAsia"/>
              <w:strike/>
              <w:color w:val="0000FF"/>
              <w:highlight w:val="yellow"/>
            </w:rPr>
          </w:rPrChange>
        </w:rPr>
        <w:t>Tar</w:t>
      </w:r>
      <w:r w:rsidR="00F81E98" w:rsidRPr="005500E6">
        <w:rPr>
          <w:rFonts w:hint="eastAsia"/>
          <w:color w:val="0000FF"/>
          <w:highlight w:val="yellow"/>
          <w:rPrChange w:id="181" w:author="Yang Zhen SGH CDAY223" w:date="2026-01-16T10:59:00Z" w16du:dateUtc="2026-01-16T02:59:00Z">
            <w:rPr>
              <w:rFonts w:hint="eastAsia"/>
              <w:strike/>
              <w:color w:val="0000FF"/>
              <w:highlight w:val="yellow"/>
            </w:rPr>
          </w:rPrChange>
        </w:rPr>
        <w:t>RegTrqFront</w:t>
      </w:r>
      <w:proofErr w:type="spellEnd"/>
      <w:r w:rsidR="00F81E98" w:rsidRPr="005500E6">
        <w:rPr>
          <w:rFonts w:hint="eastAsia"/>
          <w:color w:val="0000FF"/>
          <w:highlight w:val="yellow"/>
          <w:rPrChange w:id="182" w:author="Yang Zhen SGH CDAY223" w:date="2026-01-16T10:59:00Z" w16du:dateUtc="2026-01-16T02:59:00Z">
            <w:rPr>
              <w:rFonts w:hint="eastAsia"/>
              <w:strike/>
              <w:color w:val="0000FF"/>
              <w:highlight w:val="yellow"/>
            </w:rPr>
          </w:rPrChange>
        </w:rPr>
        <w:t xml:space="preserve">/ </w:t>
      </w:r>
      <w:proofErr w:type="spellStart"/>
      <w:r w:rsidR="00F81E98" w:rsidRPr="005500E6">
        <w:rPr>
          <w:rFonts w:hint="eastAsia"/>
          <w:color w:val="0000FF"/>
          <w:highlight w:val="yellow"/>
          <w:rPrChange w:id="183" w:author="Yang Zhen SGH CDAY223" w:date="2026-01-16T10:59:00Z" w16du:dateUtc="2026-01-16T02:59:00Z">
            <w:rPr>
              <w:rFonts w:hint="eastAsia"/>
              <w:strike/>
              <w:color w:val="0000FF"/>
              <w:highlight w:val="yellow"/>
            </w:rPr>
          </w:rPrChange>
        </w:rPr>
        <w:t>TarRegTrqRear</w:t>
      </w:r>
      <w:proofErr w:type="spellEnd"/>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3B35C08B" w:rsidR="00B226F4" w:rsidRPr="00EF1A45" w:rsidRDefault="00EF1A45" w:rsidP="00EF1A45">
      <w:pPr>
        <w:ind w:firstLine="420"/>
        <w:rPr>
          <w:color w:val="0000FF"/>
        </w:rPr>
      </w:pPr>
      <w:r>
        <w:rPr>
          <w:rFonts w:hint="eastAsia"/>
          <w:lang w:val="zh-CN"/>
        </w:rPr>
        <w:t>分布式四驱</w:t>
      </w:r>
      <w:r>
        <w:rPr>
          <w:rFonts w:hint="eastAsia"/>
          <w:lang w:val="zh-CN"/>
        </w:rPr>
        <w:t xml:space="preserve"> </w:t>
      </w:r>
      <w:r>
        <w:rPr>
          <w:rFonts w:hint="eastAsia"/>
          <w:lang w:val="zh-CN"/>
        </w:rPr>
        <w:t>（对应</w:t>
      </w:r>
      <w:r>
        <w:rPr>
          <w:rFonts w:hint="eastAsia"/>
          <w:lang w:val="zh-CN"/>
        </w:rPr>
        <w:t>EMB</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EMB, EMB</w:t>
      </w:r>
      <w:r>
        <w:rPr>
          <w:rFonts w:hint="eastAsia"/>
          <w:lang w:val="zh-CN"/>
        </w:rPr>
        <w:t>需要与自身</w:t>
      </w:r>
      <w:r>
        <w:rPr>
          <w:rFonts w:hint="eastAsia"/>
          <w:lang w:val="zh-CN"/>
        </w:rPr>
        <w:t>YSC</w:t>
      </w:r>
      <w:r>
        <w:rPr>
          <w:rFonts w:hint="eastAsia"/>
          <w:lang w:val="zh-CN"/>
        </w:rPr>
        <w:t>功能的降扭目标请求进行仲裁判定（通常是取小原则），之后由</w:t>
      </w:r>
      <w:r w:rsidR="00A86587">
        <w:rPr>
          <w:rFonts w:hint="eastAsia"/>
          <w:lang w:val="zh-CN"/>
        </w:rPr>
        <w:t>EMB</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r w:rsidR="003247B6">
        <w:rPr>
          <w:rFonts w:hint="eastAsia"/>
          <w:lang w:val="zh-CN"/>
        </w:rPr>
        <w:t>。</w:t>
      </w:r>
      <w:r w:rsidR="003247B6" w:rsidRPr="006D2756">
        <w:rPr>
          <w:lang w:val="zh-CN"/>
        </w:rPr>
        <w:t xml:space="preserve"> </w:t>
      </w:r>
    </w:p>
    <w:p w14:paraId="35B766D2" w14:textId="77777777" w:rsidR="00E00E36" w:rsidRPr="005500E6" w:rsidRDefault="00E00E36" w:rsidP="00E00E36">
      <w:pPr>
        <w:pStyle w:val="affff7"/>
        <w:numPr>
          <w:ilvl w:val="3"/>
          <w:numId w:val="15"/>
        </w:numPr>
        <w:ind w:firstLineChars="0"/>
        <w:rPr>
          <w:color w:val="0000FF"/>
          <w:highlight w:val="yellow"/>
          <w:rPrChange w:id="184" w:author="Yang Zhen SGH CDAY223" w:date="2026-01-16T10:59:00Z" w16du:dateUtc="2026-01-16T02:59:00Z">
            <w:rPr>
              <w:strike/>
              <w:color w:val="0000FF"/>
              <w:highlight w:val="yellow"/>
            </w:rPr>
          </w:rPrChange>
        </w:rPr>
      </w:pPr>
      <w:r w:rsidRPr="005500E6">
        <w:rPr>
          <w:rFonts w:hint="eastAsia"/>
          <w:color w:val="0000FF"/>
          <w:highlight w:val="yellow"/>
          <w:rPrChange w:id="185" w:author="Yang Zhen SGH CDAY223" w:date="2026-01-16T10:59:00Z" w16du:dateUtc="2026-01-16T02:59:00Z">
            <w:rPr>
              <w:rFonts w:hint="eastAsia"/>
              <w:strike/>
              <w:color w:val="0000FF"/>
              <w:highlight w:val="yellow"/>
            </w:rPr>
          </w:rPrChange>
        </w:rPr>
        <w:t>电制动扭矩激活请求</w:t>
      </w:r>
      <w:proofErr w:type="spellStart"/>
      <w:r w:rsidRPr="005500E6">
        <w:rPr>
          <w:color w:val="0000FF"/>
          <w:highlight w:val="yellow"/>
          <w:rPrChange w:id="186" w:author="Yang Zhen SGH CDAY223" w:date="2026-01-16T10:59:00Z" w16du:dateUtc="2026-01-16T02:59:00Z">
            <w:rPr>
              <w:strike/>
              <w:color w:val="0000FF"/>
              <w:highlight w:val="yellow"/>
            </w:rPr>
          </w:rPrChange>
        </w:rPr>
        <w:t>TotTarRegTrqCotrlRqst</w:t>
      </w:r>
      <w:proofErr w:type="spellEnd"/>
      <w:r w:rsidRPr="005500E6">
        <w:rPr>
          <w:rFonts w:hint="eastAsia"/>
          <w:color w:val="0000FF"/>
          <w:highlight w:val="yellow"/>
          <w:rPrChange w:id="187" w:author="Yang Zhen SGH CDAY223" w:date="2026-01-16T10:59:00Z" w16du:dateUtc="2026-01-16T02:59:00Z">
            <w:rPr>
              <w:rFonts w:hint="eastAsia"/>
              <w:strike/>
              <w:color w:val="0000FF"/>
              <w:highlight w:val="yellow"/>
            </w:rPr>
          </w:rPrChange>
        </w:rPr>
        <w:t xml:space="preserve"> =0x01</w:t>
      </w:r>
      <w:r w:rsidRPr="005500E6">
        <w:rPr>
          <w:rFonts w:hint="eastAsia"/>
          <w:color w:val="0000FF"/>
          <w:highlight w:val="yellow"/>
          <w:rPrChange w:id="188" w:author="Yang Zhen SGH CDAY223" w:date="2026-01-16T10:59:00Z" w16du:dateUtc="2026-01-16T02:59:00Z">
            <w:rPr>
              <w:rFonts w:hint="eastAsia"/>
              <w:strike/>
              <w:color w:val="0000FF"/>
              <w:highlight w:val="yellow"/>
            </w:rPr>
          </w:rPrChange>
        </w:rPr>
        <w:t>（</w:t>
      </w:r>
      <w:r w:rsidRPr="005500E6">
        <w:rPr>
          <w:rFonts w:hint="eastAsia"/>
          <w:color w:val="0000FF"/>
          <w:highlight w:val="yellow"/>
          <w:rPrChange w:id="189" w:author="Yang Zhen SGH CDAY223" w:date="2026-01-16T10:59:00Z" w16du:dateUtc="2026-01-16T02:59:00Z">
            <w:rPr>
              <w:rFonts w:hint="eastAsia"/>
              <w:strike/>
              <w:color w:val="0000FF"/>
              <w:highlight w:val="yellow"/>
            </w:rPr>
          </w:rPrChange>
        </w:rPr>
        <w:t>Request</w:t>
      </w:r>
      <w:r w:rsidRPr="005500E6">
        <w:rPr>
          <w:rFonts w:hint="eastAsia"/>
          <w:color w:val="0000FF"/>
          <w:highlight w:val="yellow"/>
          <w:rPrChange w:id="190" w:author="Yang Zhen SGH CDAY223" w:date="2026-01-16T10:59:00Z" w16du:dateUtc="2026-01-16T02:59:00Z">
            <w:rPr>
              <w:rFonts w:hint="eastAsia"/>
              <w:strike/>
              <w:color w:val="0000FF"/>
              <w:highlight w:val="yellow"/>
            </w:rPr>
          </w:rPrChange>
        </w:rPr>
        <w:t>请求）</w:t>
      </w:r>
    </w:p>
    <w:p w14:paraId="57F04A2C" w14:textId="77777777" w:rsidR="00E00E36" w:rsidRPr="005500E6" w:rsidRDefault="00E00E36" w:rsidP="00E00E36">
      <w:pPr>
        <w:pStyle w:val="affff7"/>
        <w:numPr>
          <w:ilvl w:val="3"/>
          <w:numId w:val="15"/>
        </w:numPr>
        <w:ind w:firstLineChars="0"/>
        <w:rPr>
          <w:highlight w:val="yellow"/>
          <w:lang w:val="zh-CN"/>
          <w:rPrChange w:id="191" w:author="Yang Zhen SGH CDAY223" w:date="2026-01-16T10:59:00Z" w16du:dateUtc="2026-01-16T02:59:00Z">
            <w:rPr>
              <w:strike/>
              <w:highlight w:val="yellow"/>
              <w:lang w:val="zh-CN"/>
            </w:rPr>
          </w:rPrChange>
        </w:rPr>
      </w:pPr>
      <w:proofErr w:type="spellStart"/>
      <w:r w:rsidRPr="005500E6">
        <w:rPr>
          <w:rFonts w:hint="eastAsia"/>
          <w:color w:val="0000FF"/>
          <w:highlight w:val="yellow"/>
          <w:rPrChange w:id="192" w:author="Yang Zhen SGH CDAY223" w:date="2026-01-16T10:59:00Z" w16du:dateUtc="2026-01-16T02:59:00Z">
            <w:rPr>
              <w:rFonts w:hint="eastAsia"/>
              <w:strike/>
              <w:color w:val="0000FF"/>
              <w:highlight w:val="yellow"/>
            </w:rPr>
          </w:rPrChange>
        </w:rPr>
        <w:t>TarRegTrqFront</w:t>
      </w:r>
      <w:proofErr w:type="spellEnd"/>
      <w:r w:rsidRPr="005500E6">
        <w:rPr>
          <w:rFonts w:hint="eastAsia"/>
          <w:color w:val="0000FF"/>
          <w:highlight w:val="yellow"/>
          <w:rPrChange w:id="193" w:author="Yang Zhen SGH CDAY223" w:date="2026-01-16T10:59:00Z" w16du:dateUtc="2026-01-16T02:59:00Z">
            <w:rPr>
              <w:rFonts w:hint="eastAsia"/>
              <w:strike/>
              <w:color w:val="0000FF"/>
              <w:highlight w:val="yellow"/>
            </w:rPr>
          </w:rPrChange>
        </w:rPr>
        <w:t xml:space="preserve">/ </w:t>
      </w:r>
      <w:proofErr w:type="spellStart"/>
      <w:r w:rsidRPr="005500E6">
        <w:rPr>
          <w:rFonts w:hint="eastAsia"/>
          <w:color w:val="0000FF"/>
          <w:highlight w:val="yellow"/>
          <w:rPrChange w:id="194" w:author="Yang Zhen SGH CDAY223" w:date="2026-01-16T10:59:00Z" w16du:dateUtc="2026-01-16T02:59:00Z">
            <w:rPr>
              <w:rFonts w:hint="eastAsia"/>
              <w:strike/>
              <w:color w:val="0000FF"/>
              <w:highlight w:val="yellow"/>
            </w:rPr>
          </w:rPrChange>
        </w:rPr>
        <w:t>TarRegTrqRear</w:t>
      </w:r>
      <w:proofErr w:type="spellEnd"/>
    </w:p>
    <w:p w14:paraId="42CB432E" w14:textId="587D056C" w:rsidR="00E00E36" w:rsidRDefault="00473F32" w:rsidP="00B226F4">
      <w:pPr>
        <w:ind w:firstLine="420"/>
        <w:rPr>
          <w:lang w:val="zh-CN"/>
        </w:rPr>
      </w:pPr>
      <w:r>
        <w:rPr>
          <w:rFonts w:hint="eastAsia"/>
          <w:lang w:val="zh-CN"/>
        </w:rPr>
        <w:t>方案</w:t>
      </w:r>
      <w:r>
        <w:rPr>
          <w:rFonts w:hint="eastAsia"/>
          <w:lang w:val="zh-CN"/>
        </w:rPr>
        <w:t>2</w:t>
      </w:r>
      <w:r>
        <w:rPr>
          <w:rFonts w:hint="eastAsia"/>
          <w:lang w:val="zh-CN"/>
        </w:rPr>
        <w:t>：</w:t>
      </w:r>
    </w:p>
    <w:p w14:paraId="48865D26" w14:textId="225CEE67" w:rsidR="00473F32" w:rsidRDefault="00473F32" w:rsidP="00B226F4">
      <w:pPr>
        <w:ind w:firstLine="420"/>
        <w:rPr>
          <w:ins w:id="195" w:author="Yang Zhen SGH CDAY223" w:date="2026-01-16T10:59:00Z" w16du:dateUtc="2026-01-16T02:59:00Z"/>
          <w:lang w:val="zh-CN"/>
        </w:rPr>
      </w:pPr>
      <w:r>
        <w:rPr>
          <w:rFonts w:hint="eastAsia"/>
          <w:lang w:val="zh-CN"/>
        </w:rPr>
        <w:t>ARM</w:t>
      </w:r>
      <w:r>
        <w:rPr>
          <w:rFonts w:hint="eastAsia"/>
          <w:lang w:val="zh-CN"/>
        </w:rPr>
        <w:t>请求的降扭请求</w:t>
      </w:r>
      <w:r w:rsidR="00B00933">
        <w:rPr>
          <w:rFonts w:hint="eastAsia"/>
          <w:lang w:val="zh-CN"/>
        </w:rPr>
        <w:t>和制动的降扭请求</w:t>
      </w:r>
      <w:r w:rsidR="009C7929">
        <w:rPr>
          <w:rFonts w:hint="eastAsia"/>
          <w:lang w:val="zh-CN"/>
        </w:rPr>
        <w:t>由</w:t>
      </w:r>
      <w:r w:rsidR="009C7929">
        <w:rPr>
          <w:rFonts w:hint="eastAsia"/>
          <w:lang w:val="zh-CN"/>
        </w:rPr>
        <w:t>VCU</w:t>
      </w:r>
      <w:r w:rsidR="009C7929">
        <w:rPr>
          <w:rFonts w:hint="eastAsia"/>
          <w:lang w:val="zh-CN"/>
        </w:rPr>
        <w:t>统一接收，然后在</w:t>
      </w:r>
      <w:r w:rsidR="009C7929">
        <w:rPr>
          <w:rFonts w:hint="eastAsia"/>
          <w:lang w:val="zh-CN"/>
        </w:rPr>
        <w:t>VCU</w:t>
      </w:r>
      <w:r w:rsidR="009C7929">
        <w:rPr>
          <w:rFonts w:hint="eastAsia"/>
          <w:lang w:val="zh-CN"/>
        </w:rPr>
        <w:t>端仲裁（取小原则）</w:t>
      </w:r>
      <w:r w:rsidR="00B00933">
        <w:rPr>
          <w:rFonts w:hint="eastAsia"/>
          <w:lang w:val="zh-CN"/>
        </w:rPr>
        <w:t>。</w:t>
      </w:r>
    </w:p>
    <w:p w14:paraId="62609FEE" w14:textId="77777777" w:rsidR="005500E6" w:rsidRPr="00401D39" w:rsidRDefault="005500E6" w:rsidP="005500E6">
      <w:pPr>
        <w:pStyle w:val="affff7"/>
        <w:numPr>
          <w:ilvl w:val="3"/>
          <w:numId w:val="15"/>
        </w:numPr>
        <w:ind w:firstLineChars="0"/>
        <w:rPr>
          <w:ins w:id="196" w:author="Yang Zhen SGH CDAY223" w:date="2026-01-16T11:00:00Z" w16du:dateUtc="2026-01-16T03:00:00Z"/>
          <w:color w:val="0000FF"/>
          <w:highlight w:val="yellow"/>
        </w:rPr>
      </w:pPr>
      <w:ins w:id="197" w:author="Yang Zhen SGH CDAY223" w:date="2026-01-16T11:00:00Z" w16du:dateUtc="2026-01-16T03:00:00Z">
        <w:r w:rsidRPr="00401D39">
          <w:rPr>
            <w:rFonts w:hint="eastAsia"/>
            <w:color w:val="0000FF"/>
            <w:highlight w:val="yellow"/>
          </w:rPr>
          <w:t>电制动扭矩激活请求</w:t>
        </w:r>
        <w:proofErr w:type="spellStart"/>
        <w:r w:rsidRPr="00401D39">
          <w:rPr>
            <w:color w:val="0000FF"/>
            <w:highlight w:val="yellow"/>
          </w:rPr>
          <w:t>TotTarRegTrqCotrlRqst</w:t>
        </w:r>
        <w:proofErr w:type="spellEnd"/>
        <w:r w:rsidRPr="00401D39">
          <w:rPr>
            <w:rFonts w:hint="eastAsia"/>
            <w:color w:val="0000FF"/>
            <w:highlight w:val="yellow"/>
          </w:rPr>
          <w:t xml:space="preserve"> =0x01</w:t>
        </w:r>
        <w:r w:rsidRPr="00401D39">
          <w:rPr>
            <w:rFonts w:hint="eastAsia"/>
            <w:color w:val="0000FF"/>
            <w:highlight w:val="yellow"/>
          </w:rPr>
          <w:t>（</w:t>
        </w:r>
        <w:r w:rsidRPr="00401D39">
          <w:rPr>
            <w:rFonts w:hint="eastAsia"/>
            <w:color w:val="0000FF"/>
            <w:highlight w:val="yellow"/>
          </w:rPr>
          <w:t>Request</w:t>
        </w:r>
        <w:r w:rsidRPr="00401D39">
          <w:rPr>
            <w:rFonts w:hint="eastAsia"/>
            <w:color w:val="0000FF"/>
            <w:highlight w:val="yellow"/>
          </w:rPr>
          <w:t>请求）</w:t>
        </w:r>
      </w:ins>
    </w:p>
    <w:p w14:paraId="2FE44BF2" w14:textId="77777777" w:rsidR="005500E6" w:rsidRPr="00401D39" w:rsidRDefault="005500E6" w:rsidP="005500E6">
      <w:pPr>
        <w:pStyle w:val="affff7"/>
        <w:numPr>
          <w:ilvl w:val="3"/>
          <w:numId w:val="15"/>
        </w:numPr>
        <w:ind w:firstLineChars="0"/>
        <w:rPr>
          <w:ins w:id="198" w:author="Yang Zhen SGH CDAY223" w:date="2026-01-16T11:00:00Z" w16du:dateUtc="2026-01-16T03:00:00Z"/>
          <w:highlight w:val="yellow"/>
          <w:lang w:val="zh-CN"/>
        </w:rPr>
      </w:pPr>
      <w:proofErr w:type="spellStart"/>
      <w:ins w:id="199" w:author="Yang Zhen SGH CDAY223" w:date="2026-01-16T11:00:00Z" w16du:dateUtc="2026-01-16T03:00:00Z">
        <w:r w:rsidRPr="00401D39">
          <w:rPr>
            <w:rFonts w:hint="eastAsia"/>
            <w:color w:val="0000FF"/>
            <w:highlight w:val="yellow"/>
          </w:rPr>
          <w:t>TarRegTrqFront</w:t>
        </w:r>
        <w:proofErr w:type="spellEnd"/>
        <w:r w:rsidRPr="00401D39">
          <w:rPr>
            <w:rFonts w:hint="eastAsia"/>
            <w:color w:val="0000FF"/>
            <w:highlight w:val="yellow"/>
          </w:rPr>
          <w:t xml:space="preserve">/ </w:t>
        </w:r>
        <w:proofErr w:type="spellStart"/>
        <w:r w:rsidRPr="00401D39">
          <w:rPr>
            <w:rFonts w:hint="eastAsia"/>
            <w:color w:val="0000FF"/>
            <w:highlight w:val="yellow"/>
          </w:rPr>
          <w:t>TarRegTrqRear</w:t>
        </w:r>
        <w:proofErr w:type="spellEnd"/>
      </w:ins>
    </w:p>
    <w:p w14:paraId="719601EB" w14:textId="77777777" w:rsidR="005500E6" w:rsidRPr="006D2756" w:rsidRDefault="005500E6" w:rsidP="00B226F4">
      <w:pPr>
        <w:ind w:firstLine="420"/>
        <w:rPr>
          <w:rFonts w:hint="eastAsia"/>
          <w:lang w:val="zh-CN"/>
        </w:rPr>
      </w:pPr>
    </w:p>
    <w:p w14:paraId="1DA3160B" w14:textId="77777777" w:rsidR="005A4CC0" w:rsidRPr="006D2756" w:rsidRDefault="005A4CC0" w:rsidP="005A4CC0">
      <w:pPr>
        <w:pStyle w:val="4"/>
      </w:pPr>
      <w:r w:rsidRPr="006D2756">
        <w:rPr>
          <w:rFonts w:hint="eastAsia"/>
        </w:rPr>
        <w:t>边界定义</w:t>
      </w:r>
    </w:p>
    <w:p w14:paraId="66438DC4" w14:textId="2CA4CC9F" w:rsidR="00933E44" w:rsidRPr="007A79F8" w:rsidRDefault="00A86587" w:rsidP="00933E44">
      <w:pPr>
        <w:ind w:firstLine="420"/>
        <w:rPr>
          <w:strike/>
          <w:lang w:val="zh-CN"/>
        </w:rPr>
      </w:pPr>
      <w:r w:rsidRPr="007A79F8">
        <w:rPr>
          <w:rFonts w:hint="eastAsia"/>
          <w:strike/>
          <w:highlight w:val="yellow"/>
          <w:lang w:val="zh-CN"/>
        </w:rPr>
        <w:lastRenderedPageBreak/>
        <w:t>VMC ARM</w:t>
      </w:r>
      <w:r w:rsidRPr="007A79F8">
        <w:rPr>
          <w:rFonts w:hint="eastAsia"/>
          <w:strike/>
          <w:highlight w:val="yellow"/>
          <w:lang w:val="zh-CN"/>
        </w:rPr>
        <w:t>功能</w:t>
      </w:r>
      <w:r w:rsidR="00BC63E0" w:rsidRPr="007A79F8">
        <w:rPr>
          <w:rFonts w:hint="eastAsia"/>
          <w:strike/>
          <w:highlight w:val="yellow"/>
          <w:lang w:val="zh-CN"/>
        </w:rPr>
        <w:t>不需要和</w:t>
      </w:r>
      <w:r w:rsidR="00BC63E0" w:rsidRPr="007A79F8">
        <w:rPr>
          <w:rFonts w:hint="eastAsia"/>
          <w:strike/>
          <w:highlight w:val="yellow"/>
          <w:lang w:val="zh-CN"/>
        </w:rPr>
        <w:t>VCU</w:t>
      </w:r>
      <w:r w:rsidR="00BC63E0" w:rsidRPr="007A79F8">
        <w:rPr>
          <w:rFonts w:hint="eastAsia"/>
          <w:strike/>
          <w:highlight w:val="yellow"/>
          <w:lang w:val="zh-CN"/>
        </w:rPr>
        <w:t>直接建立握手</w:t>
      </w:r>
      <w:r w:rsidR="00C22A71" w:rsidRPr="007A79F8">
        <w:rPr>
          <w:rFonts w:hint="eastAsia"/>
          <w:strike/>
          <w:highlight w:val="yellow"/>
          <w:lang w:val="zh-CN"/>
        </w:rPr>
        <w:t>，而是通过制动执行器仲裁后发出。</w:t>
      </w:r>
    </w:p>
    <w:p w14:paraId="6B1F646C" w14:textId="77777777" w:rsidR="002773CA" w:rsidRPr="006D2756" w:rsidRDefault="002773CA" w:rsidP="005A4CC0">
      <w:pPr>
        <w:ind w:firstLine="420"/>
      </w:pPr>
    </w:p>
    <w:p w14:paraId="2CA39A14" w14:textId="433487AE" w:rsidR="001F4B1F" w:rsidRDefault="001F4B1F" w:rsidP="00B226F4">
      <w:pPr>
        <w:pStyle w:val="3"/>
      </w:pPr>
      <w:r w:rsidRPr="006D2756">
        <w:rPr>
          <w:rFonts w:hint="eastAsia"/>
        </w:rPr>
        <w:t>制动</w:t>
      </w:r>
      <w:r w:rsidRPr="006D2756">
        <w:t>控制</w:t>
      </w:r>
    </w:p>
    <w:p w14:paraId="1912C94C" w14:textId="77777777" w:rsidR="00C75BAC" w:rsidRDefault="00DF67C0" w:rsidP="00B805B8">
      <w:pPr>
        <w:ind w:firstLineChars="0" w:firstLine="0"/>
        <w:rPr>
          <w:b/>
          <w:bCs/>
          <w:lang w:val="zh-CN"/>
        </w:rPr>
      </w:pPr>
      <w:r w:rsidRPr="00C75BAC">
        <w:rPr>
          <w:rFonts w:hint="eastAsia"/>
          <w:b/>
          <w:bCs/>
          <w:sz w:val="28"/>
          <w:szCs w:val="28"/>
          <w:lang w:val="zh-CN"/>
        </w:rPr>
        <w:t>单轮制动接口</w:t>
      </w:r>
      <w:r w:rsidRPr="00E62A0C">
        <w:rPr>
          <w:rFonts w:hint="eastAsia"/>
          <w:b/>
          <w:bCs/>
          <w:lang w:val="zh-CN"/>
        </w:rPr>
        <w:t>：</w:t>
      </w:r>
    </w:p>
    <w:p w14:paraId="78BA100A" w14:textId="711C7633" w:rsidR="00DF67C0" w:rsidRDefault="006A64B6" w:rsidP="00DF67C0">
      <w:pPr>
        <w:ind w:firstLine="422"/>
        <w:rPr>
          <w:color w:val="0000FF"/>
        </w:rPr>
      </w:pPr>
      <w:r>
        <w:rPr>
          <w:rFonts w:hint="eastAsia"/>
          <w:b/>
          <w:bCs/>
          <w:lang w:val="zh-CN"/>
        </w:rPr>
        <w:t xml:space="preserve">VMC </w:t>
      </w:r>
      <w:r w:rsidR="00C22A71">
        <w:rPr>
          <w:rFonts w:hint="eastAsia"/>
          <w:b/>
          <w:bCs/>
          <w:lang w:val="zh-CN"/>
        </w:rPr>
        <w:t>ARM</w:t>
      </w:r>
      <w:r w:rsidR="00DF67C0"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0092273C">
        <w:rPr>
          <w:rFonts w:hint="eastAsia"/>
          <w:lang w:val="zh-CN"/>
        </w:rPr>
        <w:t>（通常是</w:t>
      </w:r>
      <w:r w:rsidR="00D96B96">
        <w:rPr>
          <w:rFonts w:hint="eastAsia"/>
          <w:lang w:val="zh-CN"/>
        </w:rPr>
        <w:t>外侧车轮</w:t>
      </w:r>
      <w:r w:rsidR="0092273C">
        <w:rPr>
          <w:rFonts w:hint="eastAsia"/>
          <w:lang w:val="zh-CN"/>
        </w:rPr>
        <w:t>）</w:t>
      </w:r>
      <w:r w:rsidR="00DF67C0" w:rsidRPr="006D2756">
        <w:rPr>
          <w:rFonts w:hint="eastAsia"/>
          <w:lang w:val="zh-CN"/>
        </w:rPr>
        <w:t>给</w:t>
      </w:r>
      <w:r w:rsidR="00DD4BC4">
        <w:rPr>
          <w:rFonts w:hint="eastAsia"/>
          <w:lang w:val="zh-CN"/>
        </w:rPr>
        <w:t>制动</w:t>
      </w:r>
      <w:r w:rsidR="00DF67C0" w:rsidRPr="006D2756">
        <w:rPr>
          <w:lang w:val="zh-CN"/>
        </w:rPr>
        <w:t>.</w:t>
      </w:r>
      <w:r w:rsidR="00DF67C0" w:rsidRPr="006D2756">
        <w:rPr>
          <w:rFonts w:hint="eastAsia"/>
          <w:lang w:val="zh-CN"/>
        </w:rPr>
        <w:t xml:space="preserve"> </w:t>
      </w:r>
      <w:r w:rsidR="00DF67C0" w:rsidRPr="006D2756">
        <w:rPr>
          <w:color w:val="0000FF"/>
        </w:rPr>
        <w:tab/>
      </w:r>
    </w:p>
    <w:p w14:paraId="677D101C" w14:textId="0EC36611" w:rsidR="009F1A89" w:rsidRDefault="00D96B96" w:rsidP="009F1A89">
      <w:pPr>
        <w:spacing w:beforeLines="50" w:before="156" w:afterLines="50" w:after="156" w:line="288" w:lineRule="auto"/>
        <w:ind w:firstLine="420"/>
        <w:rPr>
          <w:lang w:val="zh-CN"/>
        </w:rPr>
      </w:pPr>
      <w:r>
        <w:rPr>
          <w:rFonts w:hint="eastAsia"/>
          <w:lang w:val="zh-CN"/>
        </w:rPr>
        <w:t xml:space="preserve">EHBi/EMB </w:t>
      </w:r>
      <w:r>
        <w:rPr>
          <w:rFonts w:hint="eastAsia"/>
          <w:lang w:val="zh-CN"/>
        </w:rPr>
        <w:t>需要</w:t>
      </w:r>
      <w:r w:rsidR="00A32A8D">
        <w:rPr>
          <w:rFonts w:hint="eastAsia"/>
          <w:lang w:val="zh-CN"/>
        </w:rPr>
        <w:t>将</w:t>
      </w:r>
      <w:r w:rsidR="00702560">
        <w:rPr>
          <w:rFonts w:hint="eastAsia"/>
          <w:lang w:val="zh-CN"/>
        </w:rPr>
        <w:t>每个车轮的叠加扭矩</w:t>
      </w:r>
      <w:r w:rsidR="00765A21">
        <w:rPr>
          <w:rFonts w:hint="eastAsia"/>
          <w:lang w:val="zh-CN"/>
        </w:rPr>
        <w:t>加到驾驶员</w:t>
      </w:r>
      <w:r w:rsidR="00765A21">
        <w:rPr>
          <w:rFonts w:hint="eastAsia"/>
          <w:lang w:val="zh-CN"/>
        </w:rPr>
        <w:t xml:space="preserve">DB </w:t>
      </w:r>
      <w:r w:rsidR="00765A21">
        <w:rPr>
          <w:rFonts w:hint="eastAsia"/>
          <w:lang w:val="zh-CN"/>
        </w:rPr>
        <w:t>单轮扭矩上，</w:t>
      </w:r>
      <w:r w:rsidR="00F84331">
        <w:rPr>
          <w:rFonts w:hint="eastAsia"/>
          <w:lang w:val="zh-CN"/>
        </w:rPr>
        <w:t>然后再与</w:t>
      </w:r>
      <w:r w:rsidR="00F84331">
        <w:rPr>
          <w:rFonts w:hint="eastAsia"/>
          <w:lang w:val="zh-CN"/>
        </w:rPr>
        <w:t>YSC</w:t>
      </w:r>
      <w:r w:rsidR="00F75A7B">
        <w:rPr>
          <w:rFonts w:hint="eastAsia"/>
          <w:lang w:val="zh-CN"/>
        </w:rPr>
        <w:t>每个车轮</w:t>
      </w:r>
      <w:r w:rsidR="008C3B28">
        <w:rPr>
          <w:rFonts w:hint="eastAsia"/>
          <w:lang w:val="zh-CN"/>
        </w:rPr>
        <w:t>的请求进行仲裁</w:t>
      </w:r>
      <w:r w:rsidR="009F1A89" w:rsidRPr="00705B58">
        <w:rPr>
          <w:rFonts w:hint="eastAsia"/>
          <w:lang w:val="zh-CN"/>
        </w:rPr>
        <w:t>：</w:t>
      </w:r>
    </w:p>
    <w:p w14:paraId="25F3DAA7" w14:textId="6DA1B07F" w:rsidR="008C3B28" w:rsidRDefault="00C07CAF" w:rsidP="00C07CAF">
      <w:pPr>
        <w:spacing w:beforeLines="50" w:before="156" w:afterLines="50" w:after="156" w:line="288" w:lineRule="auto"/>
        <w:ind w:left="221" w:firstLineChars="95" w:firstLine="199"/>
      </w:pPr>
      <w:r>
        <w:rPr>
          <w:rFonts w:hint="eastAsia"/>
          <w:lang w:val="zh-CN"/>
        </w:rPr>
        <w:t>情况</w:t>
      </w:r>
      <w:r>
        <w:rPr>
          <w:rFonts w:hint="eastAsia"/>
          <w:lang w:val="zh-CN"/>
        </w:rPr>
        <w:t>1</w:t>
      </w:r>
      <w:r>
        <w:rPr>
          <w:rFonts w:hint="eastAsia"/>
          <w:lang w:val="zh-CN"/>
        </w:rPr>
        <w:t>：</w:t>
      </w:r>
      <w:r w:rsidR="00F81D8E">
        <w:rPr>
          <w:rFonts w:hint="eastAsia"/>
          <w:lang w:val="zh-CN"/>
        </w:rPr>
        <w:t xml:space="preserve"> </w:t>
      </w:r>
      <w:r w:rsidR="00061C09">
        <w:rPr>
          <w:rFonts w:hint="eastAsia"/>
          <w:lang w:val="zh-CN"/>
        </w:rPr>
        <w:t>YSC</w:t>
      </w:r>
      <w:r w:rsidR="00061C09">
        <w:rPr>
          <w:rFonts w:hint="eastAsia"/>
          <w:lang w:val="zh-CN"/>
        </w:rPr>
        <w:t>和</w:t>
      </w:r>
      <w:r w:rsidR="00061C09">
        <w:rPr>
          <w:rFonts w:hint="eastAsia"/>
          <w:lang w:val="zh-CN"/>
        </w:rPr>
        <w:t>ARM</w:t>
      </w:r>
      <w:r w:rsidR="00061C09">
        <w:rPr>
          <w:rFonts w:hint="eastAsia"/>
          <w:lang w:val="zh-CN"/>
        </w:rPr>
        <w:t>请求制动所产生的</w:t>
      </w:r>
      <w:r w:rsidR="00061C09">
        <w:rPr>
          <w:rFonts w:hint="eastAsia"/>
          <w:lang w:val="zh-CN"/>
        </w:rPr>
        <w:t>yaw torque</w:t>
      </w:r>
      <w:r w:rsidR="00B81A3D">
        <w:rPr>
          <w:rFonts w:hint="eastAsia"/>
          <w:lang w:val="zh-CN"/>
        </w:rPr>
        <w:t>方向一致</w:t>
      </w:r>
      <w:r w:rsidR="008C3B28" w:rsidRPr="008A5BB7">
        <w:rPr>
          <w:rFonts w:hint="eastAsia"/>
        </w:rPr>
        <w:t>：</w:t>
      </w:r>
    </w:p>
    <w:p w14:paraId="3AD3554D" w14:textId="74CC161B" w:rsidR="00BE3D14" w:rsidRPr="00BE3D14" w:rsidRDefault="00BE3D14" w:rsidP="00490D9F">
      <w:pPr>
        <w:ind w:firstLineChars="0" w:firstLine="420"/>
      </w:pPr>
      <w:r w:rsidRPr="00BE3D14">
        <w:rPr>
          <w:rFonts w:hint="eastAsia"/>
        </w:rPr>
        <w:t>比较</w:t>
      </w:r>
      <w:r w:rsidRPr="00BE3D14">
        <w:rPr>
          <w:rFonts w:hint="eastAsia"/>
        </w:rPr>
        <w:t>VMC</w:t>
      </w:r>
      <w:r w:rsidR="00FF05AB">
        <w:rPr>
          <w:rFonts w:hint="eastAsia"/>
        </w:rPr>
        <w:t xml:space="preserve"> ARM</w:t>
      </w:r>
      <w:r w:rsidRPr="00BE3D14">
        <w:rPr>
          <w:rFonts w:hint="eastAsia"/>
        </w:rPr>
        <w:t>请求的</w:t>
      </w:r>
      <w:r w:rsidRPr="00CF0139">
        <w:rPr>
          <w:rFonts w:hint="eastAsia"/>
          <w:b/>
          <w:bCs/>
        </w:rPr>
        <w:t>每个车轮</w:t>
      </w:r>
      <w:r w:rsidRPr="00BE3D14">
        <w:rPr>
          <w:rFonts w:hint="eastAsia"/>
        </w:rPr>
        <w:t>的</w:t>
      </w:r>
      <w:r w:rsidR="00FF05AB">
        <w:rPr>
          <w:rFonts w:hint="eastAsia"/>
        </w:rPr>
        <w:t>制动</w:t>
      </w:r>
      <w:r w:rsidRPr="00BE3D14">
        <w:rPr>
          <w:rFonts w:hint="eastAsia"/>
        </w:rPr>
        <w:t>扭矩请求和</w:t>
      </w:r>
      <w:r w:rsidR="00423643">
        <w:rPr>
          <w:rFonts w:hint="eastAsia"/>
        </w:rPr>
        <w:t>制动执行器</w:t>
      </w:r>
      <w:r w:rsidR="00C1477E">
        <w:rPr>
          <w:rFonts w:hint="eastAsia"/>
        </w:rPr>
        <w:t>（</w:t>
      </w:r>
      <w:proofErr w:type="spellStart"/>
      <w:r w:rsidR="00C1477E">
        <w:rPr>
          <w:rFonts w:hint="eastAsia"/>
        </w:rPr>
        <w:t>EHBi</w:t>
      </w:r>
      <w:proofErr w:type="spellEnd"/>
      <w:r w:rsidR="00C1477E">
        <w:rPr>
          <w:rFonts w:hint="eastAsia"/>
        </w:rPr>
        <w:t>/EMB</w:t>
      </w:r>
      <w:r w:rsidR="00C1477E">
        <w:rPr>
          <w:rFonts w:hint="eastAsia"/>
        </w:rPr>
        <w:t>）</w:t>
      </w:r>
      <w:r w:rsidRPr="00BE3D14">
        <w:rPr>
          <w:rFonts w:hint="eastAsia"/>
        </w:rPr>
        <w:t>YSC</w:t>
      </w:r>
      <w:r w:rsidR="00175392">
        <w:rPr>
          <w:rFonts w:hint="eastAsia"/>
        </w:rPr>
        <w:t>请求</w:t>
      </w:r>
      <w:r w:rsidRPr="00BE3D14">
        <w:rPr>
          <w:rFonts w:hint="eastAsia"/>
        </w:rPr>
        <w:t>的</w:t>
      </w:r>
      <w:r w:rsidR="00423643" w:rsidRPr="00CF0139">
        <w:rPr>
          <w:rFonts w:hint="eastAsia"/>
          <w:b/>
          <w:bCs/>
        </w:rPr>
        <w:t>每个车轮</w:t>
      </w:r>
      <w:r w:rsidR="00423643">
        <w:rPr>
          <w:rFonts w:hint="eastAsia"/>
        </w:rPr>
        <w:t>的</w:t>
      </w:r>
      <w:r w:rsidRPr="00BE3D14">
        <w:rPr>
          <w:rFonts w:hint="eastAsia"/>
        </w:rPr>
        <w:t>扭矩请求，</w:t>
      </w:r>
    </w:p>
    <w:p w14:paraId="0ACE2D12" w14:textId="362D9489" w:rsidR="00C1477E" w:rsidRDefault="00BE3D14" w:rsidP="00490D9F">
      <w:pPr>
        <w:pStyle w:val="affff7"/>
        <w:numPr>
          <w:ilvl w:val="0"/>
          <w:numId w:val="47"/>
        </w:numPr>
        <w:ind w:firstLineChars="0"/>
      </w:pPr>
      <w:r w:rsidRPr="00BE3D14">
        <w:rPr>
          <w:rFonts w:hint="eastAsia"/>
        </w:rPr>
        <w:t>如果</w:t>
      </w:r>
      <w:r w:rsidRPr="00BE3D14">
        <w:rPr>
          <w:rFonts w:hint="eastAsia"/>
        </w:rPr>
        <w:t xml:space="preserve"> </w:t>
      </w:r>
      <w:r w:rsidR="00423643">
        <w:rPr>
          <w:rFonts w:hint="eastAsia"/>
        </w:rPr>
        <w:t xml:space="preserve">VMC </w:t>
      </w:r>
      <w:r w:rsidRPr="00BE3D14">
        <w:rPr>
          <w:rFonts w:hint="eastAsia"/>
        </w:rPr>
        <w:t xml:space="preserve">ARM </w:t>
      </w:r>
      <w:r w:rsidRPr="00BE3D14">
        <w:rPr>
          <w:rFonts w:hint="eastAsia"/>
        </w:rPr>
        <w:t>请求扭矩</w:t>
      </w:r>
      <w:r w:rsidRPr="00BE3D14">
        <w:rPr>
          <w:rFonts w:hint="eastAsia"/>
        </w:rPr>
        <w:t xml:space="preserve">&gt; </w:t>
      </w:r>
      <w:r w:rsidR="00423643">
        <w:rPr>
          <w:rFonts w:hint="eastAsia"/>
        </w:rPr>
        <w:t xml:space="preserve"> </w:t>
      </w:r>
      <w:r w:rsidR="00423643">
        <w:rPr>
          <w:rFonts w:hint="eastAsia"/>
        </w:rPr>
        <w:t>制动</w:t>
      </w:r>
      <w:r w:rsidR="00C1477E">
        <w:rPr>
          <w:rFonts w:hint="eastAsia"/>
        </w:rPr>
        <w:t>（</w:t>
      </w:r>
      <w:proofErr w:type="spellStart"/>
      <w:r w:rsidR="00C1477E">
        <w:rPr>
          <w:rFonts w:hint="eastAsia"/>
        </w:rPr>
        <w:t>EHBi</w:t>
      </w:r>
      <w:proofErr w:type="spellEnd"/>
      <w:r w:rsidR="00C1477E">
        <w:rPr>
          <w:rFonts w:hint="eastAsia"/>
        </w:rPr>
        <w:t>/EMB</w:t>
      </w:r>
      <w:r w:rsidR="00C1477E">
        <w:rPr>
          <w:rFonts w:hint="eastAsia"/>
        </w:rPr>
        <w:t>）</w:t>
      </w:r>
      <w:r w:rsidRPr="00BE3D14">
        <w:rPr>
          <w:rFonts w:hint="eastAsia"/>
        </w:rPr>
        <w:t>YSC</w:t>
      </w:r>
      <w:r w:rsidRPr="00BE3D14">
        <w:rPr>
          <w:rFonts w:hint="eastAsia"/>
        </w:rPr>
        <w:t>请求扭矩，</w:t>
      </w:r>
      <w:r w:rsidRPr="00BE3D14">
        <w:rPr>
          <w:rFonts w:hint="eastAsia"/>
        </w:rPr>
        <w:t>ARM</w:t>
      </w:r>
      <w:r w:rsidRPr="00BE3D14">
        <w:rPr>
          <w:rFonts w:hint="eastAsia"/>
        </w:rPr>
        <w:t>被执行</w:t>
      </w:r>
      <w:r w:rsidR="0049671F">
        <w:rPr>
          <w:rFonts w:hint="eastAsia"/>
        </w:rPr>
        <w:t>：</w:t>
      </w:r>
    </w:p>
    <w:p w14:paraId="53B7F6D8" w14:textId="05F89F96" w:rsidR="00C1477E" w:rsidRDefault="00BE3D14" w:rsidP="00C1477E">
      <w:pPr>
        <w:pStyle w:val="affff7"/>
        <w:numPr>
          <w:ilvl w:val="1"/>
          <w:numId w:val="47"/>
        </w:numPr>
        <w:ind w:firstLineChars="0"/>
      </w:pPr>
      <w:r w:rsidRPr="00BE3D14">
        <w:rPr>
          <w:rFonts w:hint="eastAsia"/>
        </w:rPr>
        <w:t>ARM</w:t>
      </w:r>
      <w:r w:rsidRPr="00BE3D14">
        <w:rPr>
          <w:rFonts w:hint="eastAsia"/>
        </w:rPr>
        <w:t>请求的制动扭矩</w:t>
      </w:r>
      <w:r w:rsidR="00C1477E">
        <w:rPr>
          <w:rFonts w:hint="eastAsia"/>
        </w:rPr>
        <w:t>：</w:t>
      </w:r>
      <w:proofErr w:type="spellStart"/>
      <w:r w:rsidRPr="00BE3D14">
        <w:t>TarBrkTq_FL</w:t>
      </w:r>
      <w:proofErr w:type="spellEnd"/>
      <w:r w:rsidRPr="00BE3D14">
        <w:rPr>
          <w:rFonts w:hint="eastAsia"/>
        </w:rPr>
        <w:t>/</w:t>
      </w:r>
      <w:proofErr w:type="spellStart"/>
      <w:r w:rsidRPr="00BE3D14">
        <w:rPr>
          <w:rFonts w:hint="eastAsia"/>
        </w:rPr>
        <w:t>FrntRi</w:t>
      </w:r>
      <w:proofErr w:type="spellEnd"/>
      <w:r w:rsidRPr="00BE3D14">
        <w:rPr>
          <w:rFonts w:hint="eastAsia"/>
        </w:rPr>
        <w:t>/ReLe/</w:t>
      </w:r>
      <w:proofErr w:type="spellStart"/>
      <w:r w:rsidRPr="00BE3D14">
        <w:rPr>
          <w:rFonts w:hint="eastAsia"/>
        </w:rPr>
        <w:t>ReRi</w:t>
      </w:r>
      <w:proofErr w:type="spellEnd"/>
    </w:p>
    <w:p w14:paraId="587C2F62" w14:textId="0C0BC51E" w:rsidR="00BE3D14" w:rsidRDefault="00C1477E" w:rsidP="00C1477E">
      <w:pPr>
        <w:pStyle w:val="affff7"/>
        <w:numPr>
          <w:ilvl w:val="1"/>
          <w:numId w:val="47"/>
        </w:numPr>
        <w:ind w:firstLineChars="0"/>
      </w:pPr>
      <w:r w:rsidRPr="00BE3D14">
        <w:rPr>
          <w:rFonts w:hint="eastAsia"/>
        </w:rPr>
        <w:t>ARM</w:t>
      </w:r>
      <w:r w:rsidRPr="00BE3D14">
        <w:rPr>
          <w:rFonts w:hint="eastAsia"/>
        </w:rPr>
        <w:t>请求的</w:t>
      </w:r>
      <w:r w:rsidR="00BE3D14" w:rsidRPr="00BE3D14">
        <w:rPr>
          <w:rFonts w:hint="eastAsia"/>
        </w:rPr>
        <w:t>滑移率</w:t>
      </w:r>
      <w:r>
        <w:rPr>
          <w:rFonts w:hint="eastAsia"/>
        </w:rPr>
        <w:t>目标：</w:t>
      </w:r>
      <w:proofErr w:type="spellStart"/>
      <w:r w:rsidR="00BE3D14" w:rsidRPr="00BE3D14">
        <w:t>TarSlipRatFrntLe</w:t>
      </w:r>
      <w:proofErr w:type="spellEnd"/>
      <w:r w:rsidR="00BE3D14" w:rsidRPr="00BE3D14">
        <w:rPr>
          <w:rFonts w:hint="eastAsia"/>
        </w:rPr>
        <w:t>/</w:t>
      </w:r>
      <w:proofErr w:type="spellStart"/>
      <w:r w:rsidR="00BE3D14" w:rsidRPr="00BE3D14">
        <w:rPr>
          <w:rFonts w:hint="eastAsia"/>
        </w:rPr>
        <w:t>FrntRi</w:t>
      </w:r>
      <w:proofErr w:type="spellEnd"/>
      <w:r w:rsidR="00BE3D14" w:rsidRPr="00BE3D14">
        <w:rPr>
          <w:rFonts w:hint="eastAsia"/>
        </w:rPr>
        <w:t>/ReLe/</w:t>
      </w:r>
      <w:proofErr w:type="spellStart"/>
      <w:r w:rsidR="00BE3D14" w:rsidRPr="00BE3D14">
        <w:rPr>
          <w:rFonts w:hint="eastAsia"/>
        </w:rPr>
        <w:t>ReRi</w:t>
      </w:r>
      <w:proofErr w:type="spellEnd"/>
      <w:r w:rsidR="00BE3D14" w:rsidRPr="00BE3D14">
        <w:rPr>
          <w:rFonts w:hint="eastAsia"/>
        </w:rPr>
        <w:t>。</w:t>
      </w:r>
    </w:p>
    <w:p w14:paraId="2F329639" w14:textId="114EA3CC" w:rsidR="00BE3D14" w:rsidRDefault="00BE3D14" w:rsidP="00490D9F">
      <w:pPr>
        <w:pStyle w:val="affff7"/>
        <w:numPr>
          <w:ilvl w:val="0"/>
          <w:numId w:val="47"/>
        </w:numPr>
        <w:ind w:firstLineChars="0"/>
      </w:pPr>
      <w:r w:rsidRPr="00BE3D14">
        <w:rPr>
          <w:rFonts w:hint="eastAsia"/>
        </w:rPr>
        <w:t>如果</w:t>
      </w:r>
      <w:r w:rsidRPr="00BE3D14">
        <w:rPr>
          <w:rFonts w:hint="eastAsia"/>
        </w:rPr>
        <w:t xml:space="preserve"> </w:t>
      </w:r>
      <w:r w:rsidR="005250D1">
        <w:rPr>
          <w:rFonts w:hint="eastAsia"/>
        </w:rPr>
        <w:t xml:space="preserve">VMC </w:t>
      </w:r>
      <w:r w:rsidR="005250D1" w:rsidRPr="00BE3D14">
        <w:rPr>
          <w:rFonts w:hint="eastAsia"/>
        </w:rPr>
        <w:t>ARM</w:t>
      </w:r>
      <w:r w:rsidRPr="00BE3D14">
        <w:rPr>
          <w:rFonts w:hint="eastAsia"/>
        </w:rPr>
        <w:t xml:space="preserve"> </w:t>
      </w:r>
      <w:r w:rsidRPr="00BE3D14">
        <w:rPr>
          <w:rFonts w:hint="eastAsia"/>
        </w:rPr>
        <w:t>请求扭矩</w:t>
      </w:r>
      <w:r w:rsidRPr="00BE3D14">
        <w:rPr>
          <w:rFonts w:hint="eastAsia"/>
        </w:rPr>
        <w:t xml:space="preserve">&lt; </w:t>
      </w:r>
      <w:r w:rsidR="005250D1">
        <w:rPr>
          <w:rFonts w:hint="eastAsia"/>
        </w:rPr>
        <w:t xml:space="preserve"> </w:t>
      </w:r>
      <w:r w:rsidR="005250D1">
        <w:rPr>
          <w:rFonts w:hint="eastAsia"/>
        </w:rPr>
        <w:t>制动（</w:t>
      </w:r>
      <w:proofErr w:type="spellStart"/>
      <w:r w:rsidR="005250D1">
        <w:rPr>
          <w:rFonts w:hint="eastAsia"/>
        </w:rPr>
        <w:t>EHBi</w:t>
      </w:r>
      <w:proofErr w:type="spellEnd"/>
      <w:r w:rsidR="005250D1">
        <w:rPr>
          <w:rFonts w:hint="eastAsia"/>
        </w:rPr>
        <w:t>/EMB</w:t>
      </w:r>
      <w:r w:rsidR="005250D1">
        <w:rPr>
          <w:rFonts w:hint="eastAsia"/>
        </w:rPr>
        <w:t>）</w:t>
      </w:r>
      <w:r w:rsidRPr="00BE3D14">
        <w:rPr>
          <w:rFonts w:hint="eastAsia"/>
        </w:rPr>
        <w:t>YSC</w:t>
      </w:r>
      <w:r w:rsidRPr="00BE3D14">
        <w:rPr>
          <w:rFonts w:hint="eastAsia"/>
        </w:rPr>
        <w:t>请求扭矩</w:t>
      </w:r>
      <w:r w:rsidRPr="00BE3D14">
        <w:rPr>
          <w:rFonts w:hint="eastAsia"/>
        </w:rPr>
        <w:t xml:space="preserve">, </w:t>
      </w:r>
      <w:r w:rsidRPr="00BE3D14">
        <w:rPr>
          <w:rFonts w:hint="eastAsia"/>
        </w:rPr>
        <w:t>制动</w:t>
      </w:r>
      <w:r w:rsidRPr="00BE3D14">
        <w:rPr>
          <w:rFonts w:hint="eastAsia"/>
        </w:rPr>
        <w:t>YSC</w:t>
      </w:r>
      <w:r w:rsidRPr="00BE3D14">
        <w:rPr>
          <w:rFonts w:hint="eastAsia"/>
        </w:rPr>
        <w:t>被执行，执行</w:t>
      </w:r>
      <w:r w:rsidRPr="00BE3D14">
        <w:rPr>
          <w:rFonts w:hint="eastAsia"/>
        </w:rPr>
        <w:t>YSC</w:t>
      </w:r>
      <w:r w:rsidRPr="00BE3D14">
        <w:rPr>
          <w:rFonts w:hint="eastAsia"/>
        </w:rPr>
        <w:t>请求的制动扭矩和滑移率。</w:t>
      </w:r>
    </w:p>
    <w:p w14:paraId="31B78812" w14:textId="1188ED5D" w:rsidR="00F81D8E" w:rsidRDefault="00C07CAF" w:rsidP="00F81D8E">
      <w:pPr>
        <w:spacing w:beforeLines="50" w:before="156" w:afterLines="50" w:after="156" w:line="288" w:lineRule="auto"/>
        <w:ind w:firstLine="420"/>
      </w:pPr>
      <w:r>
        <w:rPr>
          <w:rFonts w:hint="eastAsia"/>
          <w:lang w:val="zh-CN"/>
        </w:rPr>
        <w:t>情况</w:t>
      </w:r>
      <w:r w:rsidR="00F81D8E">
        <w:rPr>
          <w:rFonts w:hint="eastAsia"/>
          <w:lang w:val="zh-CN"/>
        </w:rPr>
        <w:t>2</w:t>
      </w:r>
      <w:r w:rsidR="00F81D8E" w:rsidRPr="008A5BB7">
        <w:rPr>
          <w:rFonts w:hint="eastAsia"/>
        </w:rPr>
        <w:t>：</w:t>
      </w:r>
      <w:r>
        <w:rPr>
          <w:rFonts w:hint="eastAsia"/>
        </w:rPr>
        <w:t xml:space="preserve"> </w:t>
      </w:r>
      <w:r w:rsidR="008A0700">
        <w:rPr>
          <w:rFonts w:hint="eastAsia"/>
        </w:rPr>
        <w:t>YSC</w:t>
      </w:r>
      <w:r w:rsidR="008A0700">
        <w:rPr>
          <w:rFonts w:hint="eastAsia"/>
        </w:rPr>
        <w:t>和</w:t>
      </w:r>
      <w:r w:rsidR="008A0700">
        <w:rPr>
          <w:rFonts w:hint="eastAsia"/>
        </w:rPr>
        <w:t>ARM</w:t>
      </w:r>
      <w:r w:rsidR="008A0700">
        <w:rPr>
          <w:rFonts w:hint="eastAsia"/>
        </w:rPr>
        <w:t>功能请求</w:t>
      </w:r>
      <w:r w:rsidR="008A0700">
        <w:rPr>
          <w:rFonts w:hint="eastAsia"/>
        </w:rPr>
        <w:t>yaw torque</w:t>
      </w:r>
      <w:r w:rsidR="0053235A">
        <w:rPr>
          <w:rFonts w:hint="eastAsia"/>
        </w:rPr>
        <w:t>方向不一致</w:t>
      </w:r>
    </w:p>
    <w:p w14:paraId="68EBF533" w14:textId="2A6197FB" w:rsidR="00F81D8E" w:rsidRPr="00BE3D14" w:rsidRDefault="00C71FBE" w:rsidP="00F81D8E">
      <w:pPr>
        <w:ind w:firstLineChars="0" w:firstLine="420"/>
      </w:pPr>
      <w:r>
        <w:rPr>
          <w:rFonts w:hint="eastAsia"/>
        </w:rPr>
        <w:t>因为</w:t>
      </w:r>
      <w:r>
        <w:rPr>
          <w:rFonts w:hint="eastAsia"/>
        </w:rPr>
        <w:t>VMC</w:t>
      </w:r>
      <w:r>
        <w:rPr>
          <w:rFonts w:hint="eastAsia"/>
        </w:rPr>
        <w:t>和</w:t>
      </w:r>
      <w:r w:rsidR="00FC410D">
        <w:rPr>
          <w:rFonts w:hint="eastAsia"/>
        </w:rPr>
        <w:t>制动车辆模型计算的</w:t>
      </w:r>
      <w:r w:rsidR="00FC410D">
        <w:rPr>
          <w:rFonts w:hint="eastAsia"/>
        </w:rPr>
        <w:t xml:space="preserve">yaw torque </w:t>
      </w:r>
      <w:r w:rsidR="00FC410D">
        <w:rPr>
          <w:rFonts w:hint="eastAsia"/>
        </w:rPr>
        <w:t>可能会出现通讯延迟的问题</w:t>
      </w:r>
      <w:r w:rsidR="00837DE4">
        <w:rPr>
          <w:rFonts w:hint="eastAsia"/>
        </w:rPr>
        <w:t>，</w:t>
      </w:r>
      <w:r w:rsidR="00837DE4">
        <w:rPr>
          <w:rFonts w:hint="eastAsia"/>
        </w:rPr>
        <w:t xml:space="preserve"> </w:t>
      </w:r>
      <w:r w:rsidR="00837DE4">
        <w:rPr>
          <w:rFonts w:hint="eastAsia"/>
        </w:rPr>
        <w:t>所以</w:t>
      </w:r>
      <w:r w:rsidR="00596954">
        <w:rPr>
          <w:rFonts w:hint="eastAsia"/>
        </w:rPr>
        <w:t>在变道（</w:t>
      </w:r>
      <w:r w:rsidR="00596954">
        <w:rPr>
          <w:rFonts w:hint="eastAsia"/>
        </w:rPr>
        <w:t>lane change</w:t>
      </w:r>
      <w:r w:rsidR="00596954">
        <w:rPr>
          <w:rFonts w:hint="eastAsia"/>
        </w:rPr>
        <w:t>）瞬态过程中</w:t>
      </w:r>
      <w:r w:rsidR="00837DE4">
        <w:rPr>
          <w:rFonts w:hint="eastAsia"/>
        </w:rPr>
        <w:t>很大概率会出现这种方向不一致的问题，此时推荐</w:t>
      </w:r>
      <w:r w:rsidR="00D726DD">
        <w:rPr>
          <w:rFonts w:hint="eastAsia"/>
        </w:rPr>
        <w:t>以</w:t>
      </w:r>
      <w:r w:rsidR="00596954">
        <w:rPr>
          <w:rFonts w:hint="eastAsia"/>
        </w:rPr>
        <w:t>YSC</w:t>
      </w:r>
      <w:r w:rsidR="00596954">
        <w:rPr>
          <w:rFonts w:hint="eastAsia"/>
        </w:rPr>
        <w:t>的请求</w:t>
      </w:r>
      <w:r w:rsidR="00116C39">
        <w:rPr>
          <w:rFonts w:hint="eastAsia"/>
        </w:rPr>
        <w:t>为准（</w:t>
      </w:r>
      <w:r w:rsidR="002F45D3">
        <w:rPr>
          <w:rFonts w:hint="eastAsia"/>
        </w:rPr>
        <w:t>所以也推荐制动控制器</w:t>
      </w:r>
      <w:r w:rsidR="002F45D3">
        <w:rPr>
          <w:rFonts w:hint="eastAsia"/>
        </w:rPr>
        <w:t>ARM</w:t>
      </w:r>
      <w:r w:rsidR="002F45D3">
        <w:rPr>
          <w:rFonts w:hint="eastAsia"/>
        </w:rPr>
        <w:t>功能也保留</w:t>
      </w:r>
      <w:r w:rsidR="00C91475">
        <w:rPr>
          <w:rFonts w:hint="eastAsia"/>
        </w:rPr>
        <w:t>，</w:t>
      </w:r>
      <w:r w:rsidR="00824CAD">
        <w:rPr>
          <w:rFonts w:hint="eastAsia"/>
        </w:rPr>
        <w:t>避免这种通讯延迟引起的</w:t>
      </w:r>
      <w:r w:rsidR="00824CAD">
        <w:rPr>
          <w:rFonts w:hint="eastAsia"/>
        </w:rPr>
        <w:t xml:space="preserve">arm </w:t>
      </w:r>
      <w:r w:rsidR="00824CAD">
        <w:rPr>
          <w:rFonts w:hint="eastAsia"/>
        </w:rPr>
        <w:t>修正扭矩不足的</w:t>
      </w:r>
      <w:commentRangeStart w:id="200"/>
      <w:commentRangeStart w:id="201"/>
      <w:r w:rsidR="00824CAD">
        <w:rPr>
          <w:rFonts w:hint="eastAsia"/>
        </w:rPr>
        <w:t>情况</w:t>
      </w:r>
      <w:commentRangeEnd w:id="200"/>
      <w:r w:rsidR="00B712EC">
        <w:rPr>
          <w:rStyle w:val="affff4"/>
          <w:rFonts w:hint="eastAsia"/>
          <w:szCs w:val="22"/>
        </w:rPr>
        <w:commentReference w:id="200"/>
      </w:r>
      <w:commentRangeEnd w:id="201"/>
      <w:r w:rsidR="00307F6C">
        <w:rPr>
          <w:rStyle w:val="affff4"/>
          <w:rFonts w:hint="eastAsia"/>
          <w:szCs w:val="22"/>
        </w:rPr>
        <w:commentReference w:id="201"/>
      </w:r>
      <w:r w:rsidR="00116C39">
        <w:rPr>
          <w:rFonts w:hint="eastAsia"/>
        </w:rPr>
        <w:t>）</w:t>
      </w:r>
    </w:p>
    <w:p w14:paraId="6506712A" w14:textId="77777777" w:rsidR="00C75BAC" w:rsidRPr="00F81D8E" w:rsidRDefault="00C75BAC" w:rsidP="00C75BAC">
      <w:pPr>
        <w:ind w:firstLineChars="0"/>
      </w:pPr>
    </w:p>
    <w:p w14:paraId="028544A5" w14:textId="77777777" w:rsidR="00C75BAC" w:rsidRDefault="00C75BAC" w:rsidP="00C75BAC">
      <w:pPr>
        <w:ind w:firstLineChars="0"/>
      </w:pPr>
    </w:p>
    <w:p w14:paraId="1E020B56" w14:textId="335E64E1" w:rsidR="00C75BAC" w:rsidRPr="006A64B6" w:rsidRDefault="00B805B8" w:rsidP="00B805B8">
      <w:pPr>
        <w:ind w:firstLineChars="0" w:firstLine="0"/>
        <w:rPr>
          <w:b/>
          <w:bCs/>
          <w:lang w:val="zh-CN"/>
        </w:rPr>
      </w:pPr>
      <w:r>
        <w:rPr>
          <w:rFonts w:hint="eastAsia"/>
          <w:b/>
          <w:bCs/>
          <w:sz w:val="28"/>
          <w:szCs w:val="28"/>
          <w:lang w:val="zh-CN"/>
        </w:rPr>
        <w:t>电机</w:t>
      </w:r>
      <w:r w:rsidR="006A64B6">
        <w:rPr>
          <w:rFonts w:hint="eastAsia"/>
          <w:b/>
          <w:bCs/>
          <w:sz w:val="28"/>
          <w:szCs w:val="28"/>
          <w:lang w:val="zh-CN"/>
        </w:rPr>
        <w:t>降扭</w:t>
      </w:r>
      <w:r>
        <w:rPr>
          <w:rFonts w:hint="eastAsia"/>
          <w:b/>
          <w:bCs/>
          <w:sz w:val="28"/>
          <w:szCs w:val="28"/>
          <w:lang w:val="zh-CN"/>
        </w:rPr>
        <w:t>目标</w:t>
      </w:r>
      <w:r w:rsidRPr="00C75BAC">
        <w:rPr>
          <w:rFonts w:hint="eastAsia"/>
          <w:b/>
          <w:bCs/>
          <w:sz w:val="28"/>
          <w:szCs w:val="28"/>
          <w:lang w:val="zh-CN"/>
        </w:rPr>
        <w:t>接口</w:t>
      </w:r>
      <w:r w:rsidRPr="00E62A0C">
        <w:rPr>
          <w:rFonts w:hint="eastAsia"/>
          <w:b/>
          <w:bCs/>
          <w:lang w:val="zh-CN"/>
        </w:rPr>
        <w:t>：</w:t>
      </w:r>
    </w:p>
    <w:p w14:paraId="3D3AADB7" w14:textId="06FBB785" w:rsidR="00C75BAC" w:rsidRPr="006D2756" w:rsidRDefault="00C75BAC" w:rsidP="00C75BAC">
      <w:pPr>
        <w:ind w:firstLine="420"/>
        <w:rPr>
          <w:color w:val="0000FF"/>
        </w:rPr>
      </w:pPr>
      <w:r w:rsidRPr="006D2756">
        <w:rPr>
          <w:rFonts w:hint="eastAsia"/>
          <w:lang w:val="zh-CN"/>
        </w:rPr>
        <w:t>轴间四驱</w:t>
      </w:r>
      <w:r>
        <w:rPr>
          <w:rFonts w:hint="eastAsia"/>
          <w:lang w:val="zh-CN"/>
        </w:rPr>
        <w:t xml:space="preserve"> </w:t>
      </w:r>
      <w:r>
        <w:rPr>
          <w:rFonts w:hint="eastAsia"/>
          <w:lang w:val="zh-CN"/>
        </w:rPr>
        <w:t>（</w:t>
      </w:r>
      <w:r w:rsidR="00D806BF">
        <w:rPr>
          <w:rFonts w:hint="eastAsia"/>
          <w:lang w:val="zh-CN"/>
        </w:rPr>
        <w:t>双电机车型</w:t>
      </w:r>
      <w:r>
        <w:rPr>
          <w:rFonts w:hint="eastAsia"/>
          <w:lang w:val="zh-CN"/>
        </w:rPr>
        <w:t>对应</w:t>
      </w:r>
      <w:r>
        <w:rPr>
          <w:rFonts w:hint="eastAsia"/>
          <w:lang w:val="zh-CN"/>
        </w:rPr>
        <w:t>EHBi</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EHBi, EHBi</w:t>
      </w:r>
      <w:r>
        <w:rPr>
          <w:rFonts w:hint="eastAsia"/>
          <w:lang w:val="zh-CN"/>
        </w:rPr>
        <w:t>需要与自身</w:t>
      </w:r>
      <w:r>
        <w:rPr>
          <w:rFonts w:hint="eastAsia"/>
          <w:lang w:val="zh-CN"/>
        </w:rPr>
        <w:t>YSC</w:t>
      </w:r>
      <w:r>
        <w:rPr>
          <w:rFonts w:hint="eastAsia"/>
          <w:lang w:val="zh-CN"/>
        </w:rPr>
        <w:t>功能的降扭目标请求进行仲裁判定（通常是取小原则），之后由</w:t>
      </w:r>
      <w:r>
        <w:rPr>
          <w:rFonts w:hint="eastAsia"/>
          <w:lang w:val="zh-CN"/>
        </w:rPr>
        <w:t>EBHi</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p>
    <w:p w14:paraId="0F27270A" w14:textId="77777777" w:rsidR="00C75BAC" w:rsidRPr="005D4E95" w:rsidRDefault="00C75BAC" w:rsidP="00C75BAC">
      <w:pPr>
        <w:pStyle w:val="affff7"/>
        <w:numPr>
          <w:ilvl w:val="3"/>
          <w:numId w:val="15"/>
        </w:numPr>
        <w:ind w:firstLineChars="0"/>
        <w:rPr>
          <w:strike/>
          <w:color w:val="0000FF"/>
          <w:highlight w:val="yellow"/>
        </w:rPr>
      </w:pPr>
      <w:r w:rsidRPr="005D4E95">
        <w:rPr>
          <w:rFonts w:hint="eastAsia"/>
          <w:strike/>
          <w:color w:val="0000FF"/>
          <w:highlight w:val="yellow"/>
        </w:rPr>
        <w:t>电制动扭矩激活请求</w:t>
      </w:r>
      <w:proofErr w:type="spellStart"/>
      <w:r w:rsidRPr="005D4E95">
        <w:rPr>
          <w:strike/>
          <w:color w:val="0000FF"/>
          <w:highlight w:val="yellow"/>
        </w:rPr>
        <w:t>TotTarRegTrqCotrlRqst</w:t>
      </w:r>
      <w:proofErr w:type="spellEnd"/>
      <w:r w:rsidRPr="005D4E95">
        <w:rPr>
          <w:rFonts w:hint="eastAsia"/>
          <w:strike/>
          <w:color w:val="0000FF"/>
          <w:highlight w:val="yellow"/>
        </w:rPr>
        <w:t xml:space="preserve"> =0x01</w:t>
      </w:r>
      <w:r w:rsidRPr="005D4E95">
        <w:rPr>
          <w:rFonts w:hint="eastAsia"/>
          <w:strike/>
          <w:color w:val="0000FF"/>
          <w:highlight w:val="yellow"/>
        </w:rPr>
        <w:t>（</w:t>
      </w:r>
      <w:r w:rsidRPr="005D4E95">
        <w:rPr>
          <w:rFonts w:hint="eastAsia"/>
          <w:strike/>
          <w:color w:val="0000FF"/>
          <w:highlight w:val="yellow"/>
        </w:rPr>
        <w:t>Request</w:t>
      </w:r>
      <w:r w:rsidRPr="005D4E95">
        <w:rPr>
          <w:rFonts w:hint="eastAsia"/>
          <w:strike/>
          <w:color w:val="0000FF"/>
          <w:highlight w:val="yellow"/>
        </w:rPr>
        <w:t>请求）</w:t>
      </w:r>
    </w:p>
    <w:p w14:paraId="6C117123" w14:textId="77777777" w:rsidR="00C75BAC" w:rsidRPr="005D4E95" w:rsidRDefault="00C75BAC" w:rsidP="00C75BAC">
      <w:pPr>
        <w:pStyle w:val="affff7"/>
        <w:numPr>
          <w:ilvl w:val="3"/>
          <w:numId w:val="15"/>
        </w:numPr>
        <w:ind w:firstLineChars="0"/>
        <w:rPr>
          <w:strike/>
          <w:highlight w:val="yellow"/>
          <w:lang w:val="zh-CN"/>
        </w:rPr>
      </w:pPr>
      <w:proofErr w:type="spellStart"/>
      <w:r w:rsidRPr="005D4E95">
        <w:rPr>
          <w:rFonts w:hint="eastAsia"/>
          <w:strike/>
          <w:color w:val="0000FF"/>
          <w:highlight w:val="yellow"/>
        </w:rPr>
        <w:t>TarRegTrqFront</w:t>
      </w:r>
      <w:proofErr w:type="spellEnd"/>
      <w:r w:rsidRPr="005D4E95">
        <w:rPr>
          <w:rFonts w:hint="eastAsia"/>
          <w:strike/>
          <w:color w:val="0000FF"/>
          <w:highlight w:val="yellow"/>
        </w:rPr>
        <w:t xml:space="preserve">/ </w:t>
      </w:r>
      <w:proofErr w:type="spellStart"/>
      <w:r w:rsidRPr="005D4E95">
        <w:rPr>
          <w:rFonts w:hint="eastAsia"/>
          <w:strike/>
          <w:color w:val="0000FF"/>
          <w:highlight w:val="yellow"/>
        </w:rPr>
        <w:t>TarRegTrqRear</w:t>
      </w:r>
      <w:proofErr w:type="spellEnd"/>
    </w:p>
    <w:p w14:paraId="742E48FE" w14:textId="77777777" w:rsidR="00C75BAC" w:rsidRPr="006D2756" w:rsidRDefault="00C75BAC" w:rsidP="00C75BAC">
      <w:pPr>
        <w:ind w:firstLine="420"/>
        <w:rPr>
          <w:lang w:val="zh-CN"/>
        </w:rPr>
      </w:pPr>
      <w:r w:rsidRPr="006D2756">
        <w:rPr>
          <w:lang w:val="zh-CN"/>
        </w:rPr>
        <w:tab/>
      </w:r>
      <w:r w:rsidRPr="006D2756">
        <w:rPr>
          <w:lang w:val="zh-CN"/>
        </w:rPr>
        <w:tab/>
      </w:r>
    </w:p>
    <w:p w14:paraId="2EB32D17" w14:textId="4D14D88A" w:rsidR="00C75BAC" w:rsidRPr="00EF1A45" w:rsidRDefault="00C75BAC" w:rsidP="00C75BAC">
      <w:pPr>
        <w:ind w:firstLine="420"/>
        <w:rPr>
          <w:color w:val="0000FF"/>
        </w:rPr>
      </w:pPr>
      <w:r>
        <w:rPr>
          <w:rFonts w:hint="eastAsia"/>
          <w:lang w:val="zh-CN"/>
        </w:rPr>
        <w:t>分布式四驱</w:t>
      </w:r>
      <w:r>
        <w:rPr>
          <w:rFonts w:hint="eastAsia"/>
          <w:lang w:val="zh-CN"/>
        </w:rPr>
        <w:t xml:space="preserve"> </w:t>
      </w:r>
      <w:r>
        <w:rPr>
          <w:rFonts w:hint="eastAsia"/>
          <w:lang w:val="zh-CN"/>
        </w:rPr>
        <w:t>（</w:t>
      </w:r>
      <w:r w:rsidR="00D806BF">
        <w:rPr>
          <w:rFonts w:hint="eastAsia"/>
          <w:lang w:val="zh-CN"/>
        </w:rPr>
        <w:t>4</w:t>
      </w:r>
      <w:r w:rsidR="00D806BF">
        <w:rPr>
          <w:rFonts w:hint="eastAsia"/>
          <w:lang w:val="zh-CN"/>
        </w:rPr>
        <w:t>电机车型</w:t>
      </w:r>
      <w:r>
        <w:rPr>
          <w:rFonts w:hint="eastAsia"/>
          <w:lang w:val="zh-CN"/>
        </w:rPr>
        <w:t>对应</w:t>
      </w:r>
      <w:r>
        <w:rPr>
          <w:rFonts w:hint="eastAsia"/>
          <w:lang w:val="zh-CN"/>
        </w:rPr>
        <w:t>EMB</w:t>
      </w:r>
      <w:r>
        <w:rPr>
          <w:rFonts w:hint="eastAsia"/>
          <w:lang w:val="zh-CN"/>
        </w:rPr>
        <w:t>制动）</w:t>
      </w:r>
      <w:r w:rsidRPr="006D2756">
        <w:rPr>
          <w:rFonts w:hint="eastAsia"/>
          <w:lang w:val="zh-CN"/>
        </w:rPr>
        <w:t>：</w:t>
      </w:r>
      <w:r>
        <w:rPr>
          <w:rFonts w:hint="eastAsia"/>
          <w:lang w:val="zh-CN"/>
        </w:rPr>
        <w:t>VMC</w:t>
      </w:r>
      <w:r>
        <w:rPr>
          <w:rFonts w:hint="eastAsia"/>
          <w:lang w:val="zh-CN"/>
        </w:rPr>
        <w:t>的</w:t>
      </w:r>
      <w:r>
        <w:rPr>
          <w:rFonts w:hint="eastAsia"/>
          <w:lang w:val="zh-CN"/>
        </w:rPr>
        <w:t>ARM</w:t>
      </w:r>
      <w:r w:rsidRPr="006D2756">
        <w:rPr>
          <w:rFonts w:hint="eastAsia"/>
          <w:lang w:val="zh-CN"/>
        </w:rPr>
        <w:t>功能请求</w:t>
      </w:r>
      <w:r>
        <w:rPr>
          <w:rFonts w:hint="eastAsia"/>
          <w:lang w:val="zh-CN"/>
        </w:rPr>
        <w:t>整车总的降扭目标请求（降扭到目标值）给</w:t>
      </w:r>
      <w:r>
        <w:rPr>
          <w:rFonts w:hint="eastAsia"/>
          <w:lang w:val="zh-CN"/>
        </w:rPr>
        <w:t>EMB, EMB</w:t>
      </w:r>
      <w:r>
        <w:rPr>
          <w:rFonts w:hint="eastAsia"/>
          <w:lang w:val="zh-CN"/>
        </w:rPr>
        <w:t>需要与自身</w:t>
      </w:r>
      <w:r>
        <w:rPr>
          <w:rFonts w:hint="eastAsia"/>
          <w:lang w:val="zh-CN"/>
        </w:rPr>
        <w:t>YSC</w:t>
      </w:r>
      <w:r>
        <w:rPr>
          <w:rFonts w:hint="eastAsia"/>
          <w:lang w:val="zh-CN"/>
        </w:rPr>
        <w:t>功能的降扭目标请求进行仲裁判定（通常是取小原则），之后由</w:t>
      </w:r>
      <w:r>
        <w:rPr>
          <w:rFonts w:hint="eastAsia"/>
          <w:lang w:val="zh-CN"/>
        </w:rPr>
        <w:t>EMB</w:t>
      </w:r>
      <w:r>
        <w:rPr>
          <w:rFonts w:hint="eastAsia"/>
          <w:lang w:val="zh-CN"/>
        </w:rPr>
        <w:t>统一分配到前后电机，由</w:t>
      </w:r>
      <w:r>
        <w:rPr>
          <w:rFonts w:hint="eastAsia"/>
          <w:lang w:val="zh-CN"/>
        </w:rPr>
        <w:t>EHBi</w:t>
      </w:r>
      <w:r>
        <w:rPr>
          <w:rFonts w:hint="eastAsia"/>
          <w:lang w:val="zh-CN"/>
        </w:rPr>
        <w:t>统一发给</w:t>
      </w:r>
      <w:r>
        <w:rPr>
          <w:rFonts w:hint="eastAsia"/>
          <w:lang w:val="zh-CN"/>
        </w:rPr>
        <w:t>VCU</w:t>
      </w:r>
      <w:r>
        <w:rPr>
          <w:rFonts w:hint="eastAsia"/>
          <w:lang w:val="zh-CN"/>
        </w:rPr>
        <w:t>。</w:t>
      </w:r>
      <w:r w:rsidRPr="006D2756">
        <w:rPr>
          <w:lang w:val="zh-CN"/>
        </w:rPr>
        <w:t xml:space="preserve"> </w:t>
      </w:r>
    </w:p>
    <w:p w14:paraId="0D2CACD2" w14:textId="77777777" w:rsidR="00783A29" w:rsidRPr="005D4E95" w:rsidRDefault="00783A29" w:rsidP="00783A29">
      <w:pPr>
        <w:pStyle w:val="affff7"/>
        <w:numPr>
          <w:ilvl w:val="3"/>
          <w:numId w:val="15"/>
        </w:numPr>
        <w:ind w:firstLineChars="0"/>
        <w:rPr>
          <w:strike/>
          <w:color w:val="0000FF"/>
          <w:highlight w:val="yellow"/>
        </w:rPr>
      </w:pPr>
      <w:r w:rsidRPr="005D4E95">
        <w:rPr>
          <w:rFonts w:hint="eastAsia"/>
          <w:strike/>
          <w:color w:val="0000FF"/>
          <w:highlight w:val="yellow"/>
        </w:rPr>
        <w:t>电制动扭矩激活请求</w:t>
      </w:r>
      <w:proofErr w:type="spellStart"/>
      <w:r w:rsidRPr="005D4E95">
        <w:rPr>
          <w:strike/>
          <w:color w:val="0000FF"/>
          <w:highlight w:val="yellow"/>
        </w:rPr>
        <w:t>TotTarRegTrqCotrlRqst</w:t>
      </w:r>
      <w:proofErr w:type="spellEnd"/>
      <w:r w:rsidRPr="005D4E95">
        <w:rPr>
          <w:rFonts w:hint="eastAsia"/>
          <w:strike/>
          <w:color w:val="0000FF"/>
          <w:highlight w:val="yellow"/>
        </w:rPr>
        <w:t xml:space="preserve"> =0x01</w:t>
      </w:r>
      <w:r w:rsidRPr="005D4E95">
        <w:rPr>
          <w:rFonts w:hint="eastAsia"/>
          <w:strike/>
          <w:color w:val="0000FF"/>
          <w:highlight w:val="yellow"/>
        </w:rPr>
        <w:t>（</w:t>
      </w:r>
      <w:r w:rsidRPr="005D4E95">
        <w:rPr>
          <w:rFonts w:hint="eastAsia"/>
          <w:strike/>
          <w:color w:val="0000FF"/>
          <w:highlight w:val="yellow"/>
        </w:rPr>
        <w:t>Request</w:t>
      </w:r>
      <w:r w:rsidRPr="005D4E95">
        <w:rPr>
          <w:rFonts w:hint="eastAsia"/>
          <w:strike/>
          <w:color w:val="0000FF"/>
          <w:highlight w:val="yellow"/>
        </w:rPr>
        <w:t>请求）</w:t>
      </w:r>
    </w:p>
    <w:p w14:paraId="05EEABD1" w14:textId="77777777" w:rsidR="00783A29" w:rsidRPr="005D4E95" w:rsidRDefault="00783A29" w:rsidP="00783A29">
      <w:pPr>
        <w:pStyle w:val="affff7"/>
        <w:numPr>
          <w:ilvl w:val="3"/>
          <w:numId w:val="15"/>
        </w:numPr>
        <w:ind w:firstLineChars="0"/>
        <w:rPr>
          <w:strike/>
          <w:highlight w:val="yellow"/>
          <w:lang w:val="zh-CN"/>
        </w:rPr>
      </w:pPr>
      <w:proofErr w:type="spellStart"/>
      <w:r w:rsidRPr="005D4E95">
        <w:rPr>
          <w:rFonts w:hint="eastAsia"/>
          <w:strike/>
          <w:color w:val="0000FF"/>
          <w:highlight w:val="yellow"/>
        </w:rPr>
        <w:lastRenderedPageBreak/>
        <w:t>TarRegTrqFront</w:t>
      </w:r>
      <w:proofErr w:type="spellEnd"/>
      <w:r w:rsidRPr="005D4E95">
        <w:rPr>
          <w:rFonts w:hint="eastAsia"/>
          <w:strike/>
          <w:color w:val="0000FF"/>
          <w:highlight w:val="yellow"/>
        </w:rPr>
        <w:t xml:space="preserve">/ </w:t>
      </w:r>
      <w:proofErr w:type="spellStart"/>
      <w:r w:rsidRPr="005D4E95">
        <w:rPr>
          <w:rFonts w:hint="eastAsia"/>
          <w:strike/>
          <w:color w:val="0000FF"/>
          <w:highlight w:val="yellow"/>
        </w:rPr>
        <w:t>TarRegTrqRear</w:t>
      </w:r>
      <w:proofErr w:type="spellEnd"/>
    </w:p>
    <w:p w14:paraId="2BCC294A" w14:textId="77777777" w:rsidR="00582945" w:rsidRDefault="00582945" w:rsidP="00783A29">
      <w:pPr>
        <w:widowControl/>
        <w:spacing w:line="288" w:lineRule="auto"/>
        <w:ind w:firstLineChars="0" w:firstLine="0"/>
        <w:jc w:val="left"/>
        <w:rPr>
          <w:strike/>
          <w:color w:val="00B0F0"/>
          <w:highlight w:val="yellow"/>
        </w:rPr>
      </w:pPr>
    </w:p>
    <w:p w14:paraId="5810D8E3" w14:textId="77777777" w:rsidR="00582945" w:rsidRDefault="00582945" w:rsidP="00582945">
      <w:pPr>
        <w:widowControl/>
        <w:spacing w:line="288" w:lineRule="auto"/>
        <w:ind w:firstLineChars="0"/>
        <w:jc w:val="left"/>
        <w:rPr>
          <w:strike/>
          <w:color w:val="00B0F0"/>
          <w:highlight w:val="yellow"/>
        </w:rPr>
      </w:pPr>
    </w:p>
    <w:p w14:paraId="2C5D44AA" w14:textId="77777777" w:rsidR="00582945" w:rsidRPr="00582945" w:rsidRDefault="00582945" w:rsidP="00582945">
      <w:pPr>
        <w:widowControl/>
        <w:spacing w:line="288" w:lineRule="auto"/>
        <w:ind w:firstLineChars="0"/>
        <w:jc w:val="left"/>
        <w:rPr>
          <w:strike/>
          <w:color w:val="00B0F0"/>
          <w:highlight w:val="yellow"/>
        </w:rPr>
      </w:pP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41F4EE2B" w14:textId="00E7D56F" w:rsidR="00593B4B" w:rsidRPr="00593B4B" w:rsidRDefault="00CF677B" w:rsidP="00593B4B">
      <w:pPr>
        <w:ind w:firstLine="440"/>
        <w:rPr>
          <w:rFonts w:cstheme="minorBidi"/>
          <w:sz w:val="22"/>
        </w:rPr>
      </w:pPr>
      <w:r>
        <w:rPr>
          <w:rFonts w:cstheme="minorBidi" w:hint="eastAsia"/>
          <w:sz w:val="22"/>
        </w:rPr>
        <w:t>因为</w:t>
      </w:r>
      <w:r>
        <w:rPr>
          <w:rFonts w:cstheme="minorBidi" w:hint="eastAsia"/>
          <w:sz w:val="22"/>
        </w:rPr>
        <w:t>VMC</w:t>
      </w:r>
      <w:r w:rsidR="00DE7F8B">
        <w:rPr>
          <w:rFonts w:cstheme="minorBidi" w:hint="eastAsia"/>
          <w:sz w:val="22"/>
        </w:rPr>
        <w:t xml:space="preserve">ARM </w:t>
      </w:r>
      <w:r w:rsidR="00DE7F8B">
        <w:rPr>
          <w:rFonts w:cstheme="minorBidi" w:hint="eastAsia"/>
          <w:sz w:val="22"/>
        </w:rPr>
        <w:t>功能</w:t>
      </w:r>
      <w:r>
        <w:rPr>
          <w:rFonts w:cstheme="minorBidi" w:hint="eastAsia"/>
          <w:sz w:val="22"/>
        </w:rPr>
        <w:t>请求与</w:t>
      </w:r>
      <w:r w:rsidR="00A94B55">
        <w:rPr>
          <w:rFonts w:cstheme="minorBidi" w:hint="eastAsia"/>
          <w:sz w:val="22"/>
        </w:rPr>
        <w:t>VMC</w:t>
      </w:r>
      <w:r w:rsidR="00A94B55">
        <w:rPr>
          <w:rFonts w:cstheme="minorBidi" w:hint="eastAsia"/>
          <w:sz w:val="22"/>
        </w:rPr>
        <w:t>其他功能的单轮叠加扭矩请求涉及不同的优先级，</w:t>
      </w:r>
      <w:r w:rsidR="00DE06E0">
        <w:rPr>
          <w:rFonts w:cstheme="minorBidi" w:hint="eastAsia"/>
          <w:sz w:val="22"/>
        </w:rPr>
        <w:t>所以</w:t>
      </w:r>
      <w:r w:rsidR="00DE06E0">
        <w:rPr>
          <w:rFonts w:cstheme="minorBidi" w:hint="eastAsia"/>
          <w:sz w:val="22"/>
        </w:rPr>
        <w:t>VMC ARM</w:t>
      </w:r>
      <w:r w:rsidR="00DE06E0">
        <w:rPr>
          <w:rFonts w:cstheme="minorBidi" w:hint="eastAsia"/>
          <w:sz w:val="22"/>
        </w:rPr>
        <w:t>请求需要同时发送</w:t>
      </w:r>
      <w:r w:rsidR="00DE06E0">
        <w:rPr>
          <w:rFonts w:cstheme="minorBidi" w:hint="eastAsia"/>
          <w:sz w:val="22"/>
        </w:rPr>
        <w:t xml:space="preserve">ARM </w:t>
      </w:r>
      <w:r w:rsidR="007471D1">
        <w:rPr>
          <w:rFonts w:cstheme="minorBidi" w:hint="eastAsia"/>
          <w:sz w:val="22"/>
        </w:rPr>
        <w:t>Control Mode</w:t>
      </w:r>
      <w:r w:rsidR="00593B4B" w:rsidRPr="00593B4B">
        <w:rPr>
          <w:rFonts w:cstheme="minorBidi" w:hint="eastAsia"/>
          <w:sz w:val="22"/>
        </w:rPr>
        <w:t>，</w:t>
      </w:r>
      <w:r w:rsidR="00514321">
        <w:rPr>
          <w:rFonts w:cstheme="minorBidi" w:hint="eastAsia"/>
          <w:sz w:val="22"/>
        </w:rPr>
        <w:t>制动只有收到</w:t>
      </w:r>
      <w:r w:rsidR="00360311">
        <w:rPr>
          <w:rFonts w:cstheme="minorBidi" w:hint="eastAsia"/>
          <w:sz w:val="22"/>
        </w:rPr>
        <w:t>这个</w:t>
      </w:r>
      <w:r w:rsidR="004E74AF">
        <w:rPr>
          <w:rFonts w:cstheme="minorBidi" w:hint="eastAsia"/>
          <w:sz w:val="22"/>
        </w:rPr>
        <w:t>ARM</w:t>
      </w:r>
      <w:r w:rsidR="00360311">
        <w:rPr>
          <w:rFonts w:cstheme="minorBidi" w:hint="eastAsia"/>
          <w:sz w:val="22"/>
        </w:rPr>
        <w:t>功能请求标志位后，才会</w:t>
      </w:r>
      <w:r w:rsidR="00A7781C">
        <w:rPr>
          <w:rFonts w:cstheme="minorBidi" w:hint="eastAsia"/>
          <w:sz w:val="22"/>
        </w:rPr>
        <w:t>将</w:t>
      </w:r>
      <w:r w:rsidR="00304142">
        <w:rPr>
          <w:rFonts w:cstheme="minorBidi" w:hint="eastAsia"/>
          <w:sz w:val="22"/>
        </w:rPr>
        <w:t>VMC</w:t>
      </w:r>
      <w:r w:rsidR="00304142">
        <w:rPr>
          <w:rFonts w:cstheme="minorBidi" w:hint="eastAsia"/>
          <w:sz w:val="22"/>
        </w:rPr>
        <w:t>请求的</w:t>
      </w:r>
      <w:r w:rsidR="00A7781C">
        <w:rPr>
          <w:rFonts w:cstheme="minorBidi" w:hint="eastAsia"/>
          <w:sz w:val="22"/>
        </w:rPr>
        <w:t>制动叠加请求（叠加扭矩</w:t>
      </w:r>
      <w:r w:rsidR="00A7781C">
        <w:rPr>
          <w:rFonts w:cstheme="minorBidi" w:hint="eastAsia"/>
          <w:sz w:val="22"/>
        </w:rPr>
        <w:t>+</w:t>
      </w:r>
      <w:r w:rsidR="00A7781C">
        <w:rPr>
          <w:rFonts w:cstheme="minorBidi" w:hint="eastAsia"/>
          <w:sz w:val="22"/>
        </w:rPr>
        <w:t>滑移率）</w:t>
      </w:r>
      <w:r w:rsidR="00304142">
        <w:rPr>
          <w:rFonts w:cstheme="minorBidi" w:hint="eastAsia"/>
          <w:sz w:val="22"/>
        </w:rPr>
        <w:t>按照</w:t>
      </w:r>
      <w:r w:rsidR="002A2B56">
        <w:rPr>
          <w:rFonts w:cstheme="minorBidi" w:hint="eastAsia"/>
          <w:sz w:val="22"/>
        </w:rPr>
        <w:t>如上优先级定义</w:t>
      </w:r>
      <w:r w:rsidR="00593B4B" w:rsidRPr="00593B4B">
        <w:rPr>
          <w:rFonts w:cstheme="minorBidi" w:hint="eastAsia"/>
          <w:sz w:val="22"/>
        </w:rPr>
        <w:t>，</w:t>
      </w:r>
      <w:r w:rsidR="004E74AF">
        <w:rPr>
          <w:rFonts w:cstheme="minorBidi" w:hint="eastAsia"/>
          <w:sz w:val="22"/>
        </w:rPr>
        <w:t>其他功能请求</w:t>
      </w:r>
      <w:r w:rsidR="00E53E00">
        <w:rPr>
          <w:rFonts w:cstheme="minorBidi" w:hint="eastAsia"/>
          <w:sz w:val="22"/>
        </w:rPr>
        <w:t>制动叠加请求需要结合</w:t>
      </w:r>
      <w:r w:rsidR="00EE4DBF">
        <w:rPr>
          <w:rFonts w:cstheme="minorBidi" w:hint="eastAsia"/>
          <w:sz w:val="22"/>
        </w:rPr>
        <w:t>其他功能</w:t>
      </w:r>
      <w:r w:rsidR="00E53E00">
        <w:rPr>
          <w:rFonts w:cstheme="minorBidi" w:hint="eastAsia"/>
          <w:sz w:val="22"/>
        </w:rPr>
        <w:t>需求文档描述仲裁</w:t>
      </w:r>
      <w:r w:rsidR="00593B4B" w:rsidRPr="00593B4B">
        <w:rPr>
          <w:rFonts w:cstheme="minorBidi" w:hint="eastAsia"/>
          <w:sz w:val="22"/>
        </w:rPr>
        <w:t>。</w:t>
      </w:r>
    </w:p>
    <w:p w14:paraId="431F66CB" w14:textId="516AD5A6" w:rsidR="00485525" w:rsidRPr="005E05A3" w:rsidRDefault="00593B4B" w:rsidP="00593B4B">
      <w:pPr>
        <w:ind w:firstLine="440"/>
      </w:pPr>
      <w:r w:rsidRPr="00593B4B">
        <w:rPr>
          <w:rFonts w:cstheme="minorBidi" w:hint="eastAsia"/>
          <w:sz w:val="22"/>
        </w:rPr>
        <w:t>当</w:t>
      </w:r>
      <w:r w:rsidR="00B61AD0">
        <w:rPr>
          <w:rFonts w:cstheme="minorBidi" w:hint="eastAsia"/>
          <w:sz w:val="22"/>
        </w:rPr>
        <w:t>VMC ARM</w:t>
      </w:r>
      <w:r w:rsidRPr="00593B4B">
        <w:rPr>
          <w:rFonts w:cstheme="minorBidi" w:hint="eastAsia"/>
          <w:sz w:val="22"/>
        </w:rPr>
        <w:t>功能退出后</w:t>
      </w:r>
      <w:r w:rsidRPr="00593B4B">
        <w:rPr>
          <w:rFonts w:cstheme="minorBidi" w:hint="eastAsia"/>
          <w:sz w:val="22"/>
        </w:rPr>
        <w:t>, VMC</w:t>
      </w:r>
      <w:r w:rsidRPr="00593B4B">
        <w:rPr>
          <w:rFonts w:cstheme="minorBidi" w:hint="eastAsia"/>
          <w:sz w:val="22"/>
        </w:rPr>
        <w:t>会发送</w:t>
      </w:r>
      <w:r w:rsidR="00C548C6">
        <w:rPr>
          <w:rFonts w:cstheme="minorBidi" w:hint="eastAsia"/>
          <w:sz w:val="22"/>
        </w:rPr>
        <w:t>ARM Control Mode=</w:t>
      </w:r>
      <w:r w:rsidRPr="00593B4B">
        <w:rPr>
          <w:rFonts w:cstheme="minorBidi" w:hint="eastAsia"/>
          <w:sz w:val="22"/>
        </w:rPr>
        <w:t>No</w:t>
      </w:r>
      <w:r w:rsidR="00C548C6">
        <w:rPr>
          <w:rFonts w:cstheme="minorBidi" w:hint="eastAsia"/>
          <w:sz w:val="22"/>
        </w:rPr>
        <w:t>t Active</w:t>
      </w:r>
      <w:r w:rsidRPr="00593B4B">
        <w:rPr>
          <w:rFonts w:cstheme="minorBidi" w:hint="eastAsia"/>
          <w:sz w:val="22"/>
        </w:rPr>
        <w:t xml:space="preserve"> </w:t>
      </w:r>
      <w:r w:rsidR="00C548C6">
        <w:rPr>
          <w:rFonts w:cstheme="minorBidi" w:hint="eastAsia"/>
          <w:sz w:val="22"/>
        </w:rPr>
        <w:t>状态</w:t>
      </w:r>
      <w:r w:rsidRPr="00593B4B">
        <w:rPr>
          <w:rFonts w:cstheme="minorBidi" w:hint="eastAsia"/>
          <w:sz w:val="22"/>
        </w:rPr>
        <w:t>，</w:t>
      </w:r>
      <w:r w:rsidR="00C548C6">
        <w:rPr>
          <w:rFonts w:cstheme="minorBidi" w:hint="eastAsia"/>
          <w:sz w:val="22"/>
        </w:rPr>
        <w:t xml:space="preserve">ARM </w:t>
      </w:r>
      <w:r w:rsidR="00C548C6">
        <w:rPr>
          <w:rFonts w:cstheme="minorBidi" w:hint="eastAsia"/>
          <w:sz w:val="22"/>
        </w:rPr>
        <w:t>叠加扭矩请求</w:t>
      </w:r>
      <w:r w:rsidRPr="00593B4B">
        <w:rPr>
          <w:rFonts w:cstheme="minorBidi" w:hint="eastAsia"/>
          <w:sz w:val="22"/>
        </w:rPr>
        <w:t>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423B4EBD" w:rsidR="00EB5B1A" w:rsidRPr="00185530" w:rsidDel="007E4CEA" w:rsidRDefault="00CB4941" w:rsidP="00225484">
      <w:pPr>
        <w:ind w:firstLine="420"/>
        <w:rPr>
          <w:del w:id="202" w:author="Yang Zhen SGH CDAY223" w:date="2026-01-16T11:11:00Z" w16du:dateUtc="2026-01-16T03:11:00Z"/>
          <w:highlight w:val="yellow"/>
          <w:rPrChange w:id="203" w:author="Yang Zhen SGH CDAY223" w:date="2026-01-16T11:13:00Z" w16du:dateUtc="2026-01-16T03:13:00Z">
            <w:rPr>
              <w:del w:id="204" w:author="Yang Zhen SGH CDAY223" w:date="2026-01-16T11:11:00Z" w16du:dateUtc="2026-01-16T03:11:00Z"/>
            </w:rPr>
          </w:rPrChange>
        </w:rPr>
      </w:pPr>
      <w:ins w:id="205" w:author="Yang Zhen SGH CDAY223" w:date="2026-01-16T11:11:00Z" w16du:dateUtc="2026-01-16T03:11:00Z">
        <w:r w:rsidRPr="00185530">
          <w:rPr>
            <w:rFonts w:hint="eastAsia"/>
            <w:highlight w:val="yellow"/>
            <w:lang w:val="zh-CN"/>
            <w:rPrChange w:id="206" w:author="Yang Zhen SGH CDAY223" w:date="2026-01-16T11:13:00Z" w16du:dateUtc="2026-01-16T03:13:00Z">
              <w:rPr>
                <w:rFonts w:hint="eastAsia"/>
                <w:lang w:val="zh-CN"/>
              </w:rPr>
            </w:rPrChange>
          </w:rPr>
          <w:t xml:space="preserve">VMC </w:t>
        </w:r>
      </w:ins>
      <w:ins w:id="207" w:author="Yang Zhen SGH CDAY223" w:date="2026-01-16T11:12:00Z" w16du:dateUtc="2026-01-16T03:12:00Z">
        <w:r w:rsidRPr="00185530">
          <w:rPr>
            <w:rFonts w:hint="eastAsia"/>
            <w:highlight w:val="yellow"/>
            <w:lang w:val="zh-CN"/>
            <w:rPrChange w:id="208" w:author="Yang Zhen SGH CDAY223" w:date="2026-01-16T11:13:00Z" w16du:dateUtc="2026-01-16T03:13:00Z">
              <w:rPr>
                <w:rFonts w:hint="eastAsia"/>
                <w:lang w:val="zh-CN"/>
              </w:rPr>
            </w:rPrChange>
          </w:rPr>
          <w:t>ARM</w:t>
        </w:r>
      </w:ins>
      <w:ins w:id="209" w:author="Yang Zhen SGH CDAY223" w:date="2026-01-16T11:11:00Z" w16du:dateUtc="2026-01-16T03:11:00Z">
        <w:r w:rsidRPr="00185530">
          <w:rPr>
            <w:rFonts w:hint="eastAsia"/>
            <w:highlight w:val="yellow"/>
            <w:lang w:val="zh-CN"/>
            <w:rPrChange w:id="210" w:author="Yang Zhen SGH CDAY223" w:date="2026-01-16T11:13:00Z" w16du:dateUtc="2026-01-16T03:13:00Z">
              <w:rPr>
                <w:rFonts w:hint="eastAsia"/>
                <w:lang w:val="zh-CN"/>
              </w:rPr>
            </w:rPrChange>
          </w:rPr>
          <w:t>可以使用后转作为执行器</w:t>
        </w:r>
      </w:ins>
      <w:del w:id="211" w:author="Yang Zhen SGH CDAY223" w:date="2026-01-16T11:11:00Z" w16du:dateUtc="2026-01-16T03:11:00Z">
        <w:r w:rsidR="00612ED5" w:rsidRPr="00185530" w:rsidDel="00CB4941">
          <w:rPr>
            <w:rFonts w:hint="eastAsia"/>
            <w:highlight w:val="yellow"/>
            <w:rPrChange w:id="212" w:author="Yang Zhen SGH CDAY223" w:date="2026-01-16T11:13:00Z" w16du:dateUtc="2026-01-16T03:13:00Z">
              <w:rPr>
                <w:rFonts w:hint="eastAsia"/>
              </w:rPr>
            </w:rPrChange>
          </w:rPr>
          <w:delText>HDC</w:delText>
        </w:r>
        <w:r w:rsidR="0071497A" w:rsidRPr="00185530" w:rsidDel="00CB4941">
          <w:rPr>
            <w:rFonts w:hint="eastAsia"/>
            <w:highlight w:val="yellow"/>
            <w:rPrChange w:id="213" w:author="Yang Zhen SGH CDAY223" w:date="2026-01-16T11:13:00Z" w16du:dateUtc="2026-01-16T03:13:00Z">
              <w:rPr>
                <w:rFonts w:hint="eastAsia"/>
              </w:rPr>
            </w:rPrChange>
          </w:rPr>
          <w:delText>功能不使用</w:delText>
        </w:r>
        <w:r w:rsidR="00264122" w:rsidRPr="00185530" w:rsidDel="00CB4941">
          <w:rPr>
            <w:rFonts w:hint="eastAsia"/>
            <w:highlight w:val="yellow"/>
            <w:rPrChange w:id="214" w:author="Yang Zhen SGH CDAY223" w:date="2026-01-16T11:13:00Z" w16du:dateUtc="2026-01-16T03:13:00Z">
              <w:rPr>
                <w:rFonts w:hint="eastAsia"/>
              </w:rPr>
            </w:rPrChange>
          </w:rPr>
          <w:delText>后转执行器</w:delText>
        </w:r>
      </w:del>
    </w:p>
    <w:p w14:paraId="4A2F67AB" w14:textId="77777777" w:rsidR="007E4CEA" w:rsidRPr="00185530" w:rsidRDefault="007E4CEA" w:rsidP="00225484">
      <w:pPr>
        <w:ind w:firstLine="420"/>
        <w:rPr>
          <w:ins w:id="215" w:author="Yang Zhen SGH CDAY223" w:date="2026-01-16T11:12:00Z" w16du:dateUtc="2026-01-16T03:12:00Z"/>
          <w:highlight w:val="yellow"/>
          <w:rPrChange w:id="216" w:author="Yang Zhen SGH CDAY223" w:date="2026-01-16T11:13:00Z" w16du:dateUtc="2026-01-16T03:13:00Z">
            <w:rPr>
              <w:ins w:id="217" w:author="Yang Zhen SGH CDAY223" w:date="2026-01-16T11:12:00Z" w16du:dateUtc="2026-01-16T03:12:00Z"/>
            </w:rPr>
          </w:rPrChange>
        </w:rPr>
      </w:pPr>
    </w:p>
    <w:p w14:paraId="1022BEFB" w14:textId="222974DF" w:rsidR="007E4CEA" w:rsidRPr="00185530" w:rsidRDefault="007E4CEA" w:rsidP="007E4CEA">
      <w:pPr>
        <w:pStyle w:val="4"/>
        <w:rPr>
          <w:ins w:id="218" w:author="Yang Zhen SGH CDAY223" w:date="2026-01-16T11:12:00Z" w16du:dateUtc="2026-01-16T03:12:00Z"/>
          <w:highlight w:val="yellow"/>
          <w:rPrChange w:id="219" w:author="Yang Zhen SGH CDAY223" w:date="2026-01-16T11:13:00Z" w16du:dateUtc="2026-01-16T03:13:00Z">
            <w:rPr>
              <w:ins w:id="220" w:author="Yang Zhen SGH CDAY223" w:date="2026-01-16T11:12:00Z" w16du:dateUtc="2026-01-16T03:12:00Z"/>
            </w:rPr>
          </w:rPrChange>
        </w:rPr>
      </w:pPr>
      <w:ins w:id="221" w:author="Yang Zhen SGH CDAY223" w:date="2026-01-16T11:12:00Z" w16du:dateUtc="2026-01-16T03:12:00Z">
        <w:r w:rsidRPr="00185530">
          <w:rPr>
            <w:rFonts w:hint="eastAsia"/>
            <w:highlight w:val="yellow"/>
            <w:rPrChange w:id="222" w:author="Yang Zhen SGH CDAY223" w:date="2026-01-16T11:13:00Z" w16du:dateUtc="2026-01-16T03:13:00Z">
              <w:rPr>
                <w:rFonts w:hint="eastAsia"/>
              </w:rPr>
            </w:rPrChange>
          </w:rPr>
          <w:t>使用策略</w:t>
        </w:r>
      </w:ins>
    </w:p>
    <w:p w14:paraId="0BE08E1A" w14:textId="03D09A60" w:rsidR="00185530" w:rsidRPr="00185530" w:rsidRDefault="00185530" w:rsidP="00185530">
      <w:pPr>
        <w:spacing w:beforeLines="50" w:before="156" w:afterLines="50" w:after="156" w:line="288" w:lineRule="auto"/>
        <w:ind w:left="221" w:firstLineChars="95" w:firstLine="199"/>
        <w:rPr>
          <w:ins w:id="223" w:author="Yang Zhen SGH CDAY223" w:date="2026-01-16T11:12:00Z" w16du:dateUtc="2026-01-16T03:12:00Z"/>
          <w:highlight w:val="yellow"/>
          <w:lang w:val="zh-CN"/>
          <w:rPrChange w:id="224" w:author="Yang Zhen SGH CDAY223" w:date="2026-01-16T11:13:00Z" w16du:dateUtc="2026-01-16T03:13:00Z">
            <w:rPr>
              <w:ins w:id="225" w:author="Yang Zhen SGH CDAY223" w:date="2026-01-16T11:12:00Z" w16du:dateUtc="2026-01-16T03:12:00Z"/>
              <w:lang w:val="zh-CN"/>
            </w:rPr>
          </w:rPrChange>
        </w:rPr>
        <w:pPrChange w:id="226" w:author="Yang Zhen SGH CDAY223" w:date="2026-01-16T11:13:00Z" w16du:dateUtc="2026-01-16T03:13:00Z">
          <w:pPr>
            <w:spacing w:beforeLines="50" w:before="156" w:afterLines="50" w:after="156" w:line="288" w:lineRule="auto"/>
            <w:ind w:leftChars="200" w:left="420" w:firstLine="420"/>
          </w:pPr>
        </w:pPrChange>
      </w:pPr>
      <w:ins w:id="227" w:author="Yang Zhen SGH CDAY223" w:date="2026-01-16T11:13:00Z" w16du:dateUtc="2026-01-16T03:13:00Z">
        <w:r w:rsidRPr="00185530">
          <w:rPr>
            <w:rFonts w:hint="eastAsia"/>
            <w:highlight w:val="yellow"/>
            <w:lang w:val="zh-CN"/>
            <w:rPrChange w:id="228" w:author="Yang Zhen SGH CDAY223" w:date="2026-01-16T11:13:00Z" w16du:dateUtc="2026-01-16T03:13:00Z">
              <w:rPr>
                <w:rFonts w:hint="eastAsia"/>
                <w:lang w:val="zh-CN"/>
              </w:rPr>
            </w:rPrChange>
          </w:rPr>
          <w:t>ARM</w:t>
        </w:r>
      </w:ins>
      <w:ins w:id="229" w:author="Yang Zhen SGH CDAY223" w:date="2026-01-16T11:12:00Z" w16du:dateUtc="2026-01-16T03:12:00Z">
        <w:r w:rsidRPr="00185530">
          <w:rPr>
            <w:rFonts w:hint="eastAsia"/>
            <w:highlight w:val="yellow"/>
            <w:lang w:val="zh-CN"/>
            <w:rPrChange w:id="230" w:author="Yang Zhen SGH CDAY223" w:date="2026-01-16T11:13:00Z" w16du:dateUtc="2026-01-16T03:13:00Z">
              <w:rPr>
                <w:rFonts w:hint="eastAsia"/>
                <w:lang w:val="zh-CN"/>
              </w:rPr>
            </w:rPrChange>
          </w:rPr>
          <w:t>功能激活时，根据横摆控制目标算出目标后转角度，通过</w:t>
        </w:r>
        <w:r w:rsidRPr="00185530">
          <w:rPr>
            <w:rFonts w:hint="eastAsia"/>
            <w:highlight w:val="yellow"/>
            <w:lang w:val="zh-CN"/>
            <w:rPrChange w:id="231" w:author="Yang Zhen SGH CDAY223" w:date="2026-01-16T11:13:00Z" w16du:dateUtc="2026-01-16T03:13:00Z">
              <w:rPr>
                <w:rFonts w:hint="eastAsia"/>
                <w:lang w:val="zh-CN"/>
              </w:rPr>
            </w:rPrChange>
          </w:rPr>
          <w:t>0x</w:t>
        </w:r>
        <w:r w:rsidRPr="00185530">
          <w:rPr>
            <w:highlight w:val="yellow"/>
            <w:lang w:val="zh-CN"/>
            <w:rPrChange w:id="232" w:author="Yang Zhen SGH CDAY223" w:date="2026-01-16T11:13:00Z" w16du:dateUtc="2026-01-16T03:13:00Z">
              <w:rPr>
                <w:lang w:val="zh-CN"/>
              </w:rPr>
            </w:rPrChange>
          </w:rPr>
          <w:t>0C0</w:t>
        </w:r>
        <w:r w:rsidRPr="00185530">
          <w:rPr>
            <w:rFonts w:hint="eastAsia"/>
            <w:highlight w:val="yellow"/>
            <w:lang w:val="zh-CN"/>
            <w:rPrChange w:id="233" w:author="Yang Zhen SGH CDAY223" w:date="2026-01-16T11:13:00Z" w16du:dateUtc="2026-01-16T03:13:00Z">
              <w:rPr>
                <w:rFonts w:hint="eastAsia"/>
                <w:lang w:val="zh-CN"/>
              </w:rPr>
            </w:rPrChange>
          </w:rPr>
          <w:t>报文发送以下请求给</w:t>
        </w:r>
        <w:r w:rsidRPr="00185530">
          <w:rPr>
            <w:rFonts w:hint="eastAsia"/>
            <w:highlight w:val="yellow"/>
            <w:lang w:val="zh-CN"/>
            <w:rPrChange w:id="234" w:author="Yang Zhen SGH CDAY223" w:date="2026-01-16T11:13:00Z" w16du:dateUtc="2026-01-16T03:13:00Z">
              <w:rPr>
                <w:rFonts w:hint="eastAsia"/>
                <w:lang w:val="zh-CN"/>
              </w:rPr>
            </w:rPrChange>
          </w:rPr>
          <w:t>R</w:t>
        </w:r>
        <w:r w:rsidRPr="00185530">
          <w:rPr>
            <w:highlight w:val="yellow"/>
            <w:lang w:val="zh-CN"/>
            <w:rPrChange w:id="235" w:author="Yang Zhen SGH CDAY223" w:date="2026-01-16T11:13:00Z" w16du:dateUtc="2026-01-16T03:13:00Z">
              <w:rPr>
                <w:lang w:val="zh-CN"/>
              </w:rPr>
            </w:rPrChange>
          </w:rPr>
          <w:t>WS</w:t>
        </w:r>
        <w:r w:rsidRPr="00185530">
          <w:rPr>
            <w:rFonts w:hint="eastAsia"/>
            <w:highlight w:val="yellow"/>
            <w:lang w:val="zh-CN"/>
            <w:rPrChange w:id="236" w:author="Yang Zhen SGH CDAY223" w:date="2026-01-16T11:13:00Z" w16du:dateUtc="2026-01-16T03:13:00Z">
              <w:rPr>
                <w:rFonts w:hint="eastAsia"/>
                <w:lang w:val="zh-CN"/>
              </w:rPr>
            </w:rPrChange>
          </w:rPr>
          <w:t>：</w:t>
        </w:r>
      </w:ins>
    </w:p>
    <w:p w14:paraId="40B8427A" w14:textId="77777777" w:rsidR="00185530" w:rsidRPr="00185530" w:rsidRDefault="00185530" w:rsidP="00185530">
      <w:pPr>
        <w:pStyle w:val="affff7"/>
        <w:widowControl/>
        <w:numPr>
          <w:ilvl w:val="0"/>
          <w:numId w:val="19"/>
        </w:numPr>
        <w:spacing w:line="288" w:lineRule="auto"/>
        <w:ind w:leftChars="200" w:left="420" w:firstLineChars="0" w:firstLine="0"/>
        <w:jc w:val="left"/>
        <w:rPr>
          <w:ins w:id="237" w:author="Yang Zhen SGH CDAY223" w:date="2026-01-16T11:12:00Z" w16du:dateUtc="2026-01-16T03:12:00Z"/>
          <w:highlight w:val="yellow"/>
          <w:rPrChange w:id="238" w:author="Yang Zhen SGH CDAY223" w:date="2026-01-16T11:13:00Z" w16du:dateUtc="2026-01-16T03:13:00Z">
            <w:rPr>
              <w:ins w:id="239" w:author="Yang Zhen SGH CDAY223" w:date="2026-01-16T11:12:00Z" w16du:dateUtc="2026-01-16T03:12:00Z"/>
            </w:rPr>
          </w:rPrChange>
        </w:rPr>
      </w:pPr>
      <w:ins w:id="240" w:author="Yang Zhen SGH CDAY223" w:date="2026-01-16T11:12:00Z" w16du:dateUtc="2026-01-16T03:12:00Z">
        <w:r w:rsidRPr="00185530">
          <w:rPr>
            <w:rFonts w:hint="eastAsia"/>
            <w:highlight w:val="yellow"/>
            <w:rPrChange w:id="241" w:author="Yang Zhen SGH CDAY223" w:date="2026-01-16T11:13:00Z" w16du:dateUtc="2026-01-16T03:13:00Z">
              <w:rPr>
                <w:rFonts w:hint="eastAsia"/>
              </w:rPr>
            </w:rPrChange>
          </w:rPr>
          <w:t xml:space="preserve"> </w:t>
        </w:r>
        <w:r w:rsidRPr="00185530">
          <w:rPr>
            <w:rFonts w:hint="eastAsia"/>
            <w:highlight w:val="yellow"/>
            <w:rPrChange w:id="242" w:author="Yang Zhen SGH CDAY223" w:date="2026-01-16T11:13:00Z" w16du:dateUtc="2026-01-16T03:13:00Z">
              <w:rPr>
                <w:rFonts w:hint="eastAsia"/>
              </w:rPr>
            </w:rPrChange>
          </w:rPr>
          <w:t>后轮转向目标角度</w:t>
        </w:r>
        <w:proofErr w:type="spellStart"/>
        <w:r w:rsidRPr="00185530">
          <w:rPr>
            <w:highlight w:val="yellow"/>
            <w:rPrChange w:id="243" w:author="Yang Zhen SGH CDAY223" w:date="2026-01-16T11:13:00Z" w16du:dateUtc="2026-01-16T03:13:00Z">
              <w:rPr/>
            </w:rPrChange>
          </w:rPr>
          <w:t>ReSteerTarAng</w:t>
        </w:r>
        <w:proofErr w:type="spellEnd"/>
        <w:r w:rsidRPr="00185530">
          <w:rPr>
            <w:rFonts w:hint="eastAsia"/>
            <w:highlight w:val="yellow"/>
            <w:rPrChange w:id="244" w:author="Yang Zhen SGH CDAY223" w:date="2026-01-16T11:13:00Z" w16du:dateUtc="2026-01-16T03:13:00Z">
              <w:rPr>
                <w:rFonts w:hint="eastAsia"/>
              </w:rPr>
            </w:rPrChange>
          </w:rPr>
          <w:t>=</w:t>
        </w:r>
        <w:r w:rsidRPr="00185530">
          <w:rPr>
            <w:highlight w:val="yellow"/>
            <w:rPrChange w:id="245" w:author="Yang Zhen SGH CDAY223" w:date="2026-01-16T11:13:00Z" w16du:dateUtc="2026-01-16T03:13:00Z">
              <w:rPr/>
            </w:rPrChange>
          </w:rPr>
          <w:t>0</w:t>
        </w:r>
        <w:r w:rsidRPr="00185530">
          <w:rPr>
            <w:rFonts w:hint="eastAsia"/>
            <w:highlight w:val="yellow"/>
            <w:rPrChange w:id="246" w:author="Yang Zhen SGH CDAY223" w:date="2026-01-16T11:13:00Z" w16du:dateUtc="2026-01-16T03:13:00Z">
              <w:rPr>
                <w:rFonts w:hint="eastAsia"/>
              </w:rPr>
            </w:rPrChange>
          </w:rPr>
          <w:t>x</w:t>
        </w:r>
        <w:r w:rsidRPr="00185530">
          <w:rPr>
            <w:highlight w:val="yellow"/>
            <w:rPrChange w:id="247" w:author="Yang Zhen SGH CDAY223" w:date="2026-01-16T11:13:00Z" w16du:dateUtc="2026-01-16T03:13:00Z">
              <w:rPr/>
            </w:rPrChange>
          </w:rPr>
          <w:t>01</w:t>
        </w:r>
        <w:r w:rsidRPr="00185530">
          <w:rPr>
            <w:rFonts w:hint="eastAsia"/>
            <w:highlight w:val="yellow"/>
            <w:rPrChange w:id="248" w:author="Yang Zhen SGH CDAY223" w:date="2026-01-16T11:13:00Z" w16du:dateUtc="2026-01-16T03:13:00Z">
              <w:rPr>
                <w:rFonts w:hint="eastAsia"/>
              </w:rPr>
            </w:rPrChange>
          </w:rPr>
          <w:t>（</w:t>
        </w:r>
        <w:r w:rsidRPr="00185530">
          <w:rPr>
            <w:highlight w:val="yellow"/>
            <w:rPrChange w:id="249" w:author="Yang Zhen SGH CDAY223" w:date="2026-01-16T11:13:00Z" w16du:dateUtc="2026-01-16T03:13:00Z">
              <w:rPr/>
            </w:rPrChange>
          </w:rPr>
          <w:t>Request</w:t>
        </w:r>
        <w:r w:rsidRPr="00185530">
          <w:rPr>
            <w:rFonts w:hint="eastAsia"/>
            <w:highlight w:val="yellow"/>
            <w:rPrChange w:id="250" w:author="Yang Zhen SGH CDAY223" w:date="2026-01-16T11:13:00Z" w16du:dateUtc="2026-01-16T03:13:00Z">
              <w:rPr>
                <w:rFonts w:hint="eastAsia"/>
              </w:rPr>
            </w:rPrChange>
          </w:rPr>
          <w:t>）</w:t>
        </w:r>
      </w:ins>
    </w:p>
    <w:p w14:paraId="77DB23A6" w14:textId="77777777" w:rsidR="00185530" w:rsidRPr="00185530" w:rsidRDefault="00185530" w:rsidP="00185530">
      <w:pPr>
        <w:pStyle w:val="affff7"/>
        <w:widowControl/>
        <w:numPr>
          <w:ilvl w:val="0"/>
          <w:numId w:val="19"/>
        </w:numPr>
        <w:spacing w:line="288" w:lineRule="auto"/>
        <w:ind w:leftChars="200" w:left="420" w:firstLineChars="0" w:firstLine="0"/>
        <w:jc w:val="left"/>
        <w:rPr>
          <w:ins w:id="251" w:author="Yang Zhen SGH CDAY223" w:date="2026-01-16T11:12:00Z" w16du:dateUtc="2026-01-16T03:12:00Z"/>
          <w:highlight w:val="yellow"/>
          <w:rPrChange w:id="252" w:author="Yang Zhen SGH CDAY223" w:date="2026-01-16T11:13:00Z" w16du:dateUtc="2026-01-16T03:13:00Z">
            <w:rPr>
              <w:ins w:id="253" w:author="Yang Zhen SGH CDAY223" w:date="2026-01-16T11:12:00Z" w16du:dateUtc="2026-01-16T03:12:00Z"/>
            </w:rPr>
          </w:rPrChange>
        </w:rPr>
      </w:pPr>
      <w:ins w:id="254" w:author="Yang Zhen SGH CDAY223" w:date="2026-01-16T11:12:00Z" w16du:dateUtc="2026-01-16T03:12:00Z">
        <w:r w:rsidRPr="00185530">
          <w:rPr>
            <w:rFonts w:hint="eastAsia"/>
            <w:highlight w:val="yellow"/>
            <w:rPrChange w:id="255" w:author="Yang Zhen SGH CDAY223" w:date="2026-01-16T11:13:00Z" w16du:dateUtc="2026-01-16T03:13:00Z">
              <w:rPr>
                <w:rFonts w:hint="eastAsia"/>
              </w:rPr>
            </w:rPrChange>
          </w:rPr>
          <w:t xml:space="preserve"> </w:t>
        </w:r>
        <w:r w:rsidRPr="00185530">
          <w:rPr>
            <w:rFonts w:hint="eastAsia"/>
            <w:highlight w:val="yellow"/>
            <w:rPrChange w:id="256" w:author="Yang Zhen SGH CDAY223" w:date="2026-01-16T11:13:00Z" w16du:dateUtc="2026-01-16T03:13:00Z">
              <w:rPr>
                <w:rFonts w:hint="eastAsia"/>
              </w:rPr>
            </w:rPrChange>
          </w:rPr>
          <w:t>后轮转向控制请求</w:t>
        </w:r>
        <w:proofErr w:type="spellStart"/>
        <w:r w:rsidRPr="00185530">
          <w:rPr>
            <w:highlight w:val="yellow"/>
            <w:rPrChange w:id="257" w:author="Yang Zhen SGH CDAY223" w:date="2026-01-16T11:13:00Z" w16du:dateUtc="2026-01-16T03:13:00Z">
              <w:rPr/>
            </w:rPrChange>
          </w:rPr>
          <w:t>ReSteerActvnReq</w:t>
        </w:r>
        <w:proofErr w:type="spellEnd"/>
      </w:ins>
    </w:p>
    <w:p w14:paraId="2CF395A3" w14:textId="77777777" w:rsidR="00185530" w:rsidRPr="00185530" w:rsidRDefault="00185530" w:rsidP="00185530">
      <w:pPr>
        <w:pStyle w:val="affff7"/>
        <w:widowControl/>
        <w:numPr>
          <w:ilvl w:val="0"/>
          <w:numId w:val="19"/>
        </w:numPr>
        <w:spacing w:line="288" w:lineRule="auto"/>
        <w:ind w:leftChars="200" w:left="420" w:firstLineChars="0" w:firstLine="0"/>
        <w:jc w:val="left"/>
        <w:rPr>
          <w:ins w:id="258" w:author="Yang Zhen SGH CDAY223" w:date="2026-01-16T11:12:00Z" w16du:dateUtc="2026-01-16T03:12:00Z"/>
          <w:highlight w:val="yellow"/>
          <w:rPrChange w:id="259" w:author="Yang Zhen SGH CDAY223" w:date="2026-01-16T11:13:00Z" w16du:dateUtc="2026-01-16T03:13:00Z">
            <w:rPr>
              <w:ins w:id="260" w:author="Yang Zhen SGH CDAY223" w:date="2026-01-16T11:12:00Z" w16du:dateUtc="2026-01-16T03:12:00Z"/>
            </w:rPr>
          </w:rPrChange>
        </w:rPr>
      </w:pPr>
      <w:ins w:id="261" w:author="Yang Zhen SGH CDAY223" w:date="2026-01-16T11:12:00Z" w16du:dateUtc="2026-01-16T03:12:00Z">
        <w:r w:rsidRPr="00185530">
          <w:rPr>
            <w:rFonts w:hint="eastAsia"/>
            <w:highlight w:val="yellow"/>
            <w:rPrChange w:id="262" w:author="Yang Zhen SGH CDAY223" w:date="2026-01-16T11:13:00Z" w16du:dateUtc="2026-01-16T03:13:00Z">
              <w:rPr>
                <w:rFonts w:hint="eastAsia"/>
              </w:rPr>
            </w:rPrChange>
          </w:rPr>
          <w:t xml:space="preserve"> </w:t>
        </w:r>
        <w:r w:rsidRPr="00185530">
          <w:rPr>
            <w:rFonts w:hint="eastAsia"/>
            <w:highlight w:val="yellow"/>
            <w:rPrChange w:id="263" w:author="Yang Zhen SGH CDAY223" w:date="2026-01-16T11:13:00Z" w16du:dateUtc="2026-01-16T03:13:00Z">
              <w:rPr>
                <w:rFonts w:hint="eastAsia"/>
              </w:rPr>
            </w:rPrChange>
          </w:rPr>
          <w:t>后轮转向目标角度有效性</w:t>
        </w:r>
        <w:proofErr w:type="spellStart"/>
        <w:r w:rsidRPr="00185530">
          <w:rPr>
            <w:highlight w:val="yellow"/>
            <w:rPrChange w:id="264" w:author="Yang Zhen SGH CDAY223" w:date="2026-01-16T11:13:00Z" w16du:dateUtc="2026-01-16T03:13:00Z">
              <w:rPr/>
            </w:rPrChange>
          </w:rPr>
          <w:t>ReSteerTarAngV</w:t>
        </w:r>
        <w:proofErr w:type="spellEnd"/>
        <w:r w:rsidRPr="00185530">
          <w:rPr>
            <w:rFonts w:hint="eastAsia"/>
            <w:highlight w:val="yellow"/>
            <w:rPrChange w:id="265" w:author="Yang Zhen SGH CDAY223" w:date="2026-01-16T11:13:00Z" w16du:dateUtc="2026-01-16T03:13:00Z">
              <w:rPr>
                <w:rFonts w:hint="eastAsia"/>
              </w:rPr>
            </w:rPrChange>
          </w:rPr>
          <w:t>=</w:t>
        </w:r>
        <w:r w:rsidRPr="00185530">
          <w:rPr>
            <w:highlight w:val="yellow"/>
            <w:rPrChange w:id="266" w:author="Yang Zhen SGH CDAY223" w:date="2026-01-16T11:13:00Z" w16du:dateUtc="2026-01-16T03:13:00Z">
              <w:rPr/>
            </w:rPrChange>
          </w:rPr>
          <w:t>0</w:t>
        </w:r>
        <w:r w:rsidRPr="00185530">
          <w:rPr>
            <w:rFonts w:hint="eastAsia"/>
            <w:highlight w:val="yellow"/>
            <w:rPrChange w:id="267" w:author="Yang Zhen SGH CDAY223" w:date="2026-01-16T11:13:00Z" w16du:dateUtc="2026-01-16T03:13:00Z">
              <w:rPr>
                <w:rFonts w:hint="eastAsia"/>
              </w:rPr>
            </w:rPrChange>
          </w:rPr>
          <w:t>x</w:t>
        </w:r>
        <w:r w:rsidRPr="00185530">
          <w:rPr>
            <w:highlight w:val="yellow"/>
            <w:rPrChange w:id="268" w:author="Yang Zhen SGH CDAY223" w:date="2026-01-16T11:13:00Z" w16du:dateUtc="2026-01-16T03:13:00Z">
              <w:rPr/>
            </w:rPrChange>
          </w:rPr>
          <w:t>0</w:t>
        </w:r>
        <w:r w:rsidRPr="00185530">
          <w:rPr>
            <w:rFonts w:hint="eastAsia"/>
            <w:highlight w:val="yellow"/>
            <w:rPrChange w:id="269" w:author="Yang Zhen SGH CDAY223" w:date="2026-01-16T11:13:00Z" w16du:dateUtc="2026-01-16T03:13:00Z">
              <w:rPr>
                <w:rFonts w:hint="eastAsia"/>
              </w:rPr>
            </w:rPrChange>
          </w:rPr>
          <w:t>（有效）</w:t>
        </w:r>
      </w:ins>
    </w:p>
    <w:p w14:paraId="2329F33F" w14:textId="77777777" w:rsidR="007E4CEA" w:rsidRPr="007E4CEA" w:rsidRDefault="007E4CEA" w:rsidP="007E4CEA">
      <w:pPr>
        <w:ind w:firstLine="420"/>
        <w:rPr>
          <w:ins w:id="270" w:author="Yang Zhen SGH CDAY223" w:date="2026-01-16T11:12:00Z" w16du:dateUtc="2026-01-16T03:12:00Z"/>
          <w:rFonts w:hint="eastAsia"/>
          <w:lang w:val="zh-CN"/>
          <w:rPrChange w:id="271" w:author="Yang Zhen SGH CDAY223" w:date="2026-01-16T11:12:00Z" w16du:dateUtc="2026-01-16T03:12:00Z">
            <w:rPr>
              <w:ins w:id="272" w:author="Yang Zhen SGH CDAY223" w:date="2026-01-16T11:12:00Z" w16du:dateUtc="2026-01-16T03:12:00Z"/>
            </w:rPr>
          </w:rPrChange>
        </w:rPr>
        <w:pPrChange w:id="273" w:author="Yang Zhen SGH CDAY223" w:date="2026-01-16T11:12:00Z" w16du:dateUtc="2026-01-16T03:12:00Z">
          <w:pPr>
            <w:pStyle w:val="4"/>
          </w:pPr>
        </w:pPrChange>
      </w:pPr>
    </w:p>
    <w:p w14:paraId="69AB2DC4" w14:textId="77777777" w:rsidR="007E4CEA" w:rsidRPr="00C54739" w:rsidRDefault="007E4CEA" w:rsidP="00225484">
      <w:pPr>
        <w:ind w:firstLine="420"/>
        <w:rPr>
          <w:ins w:id="274" w:author="Yang Zhen SGH CDAY223" w:date="2026-01-16T11:12:00Z" w16du:dateUtc="2026-01-16T03:12:00Z"/>
          <w:rFonts w:hint="eastAsia"/>
        </w:rPr>
      </w:pP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1D3F2E59" w:rsidR="005E2843" w:rsidRPr="00C54739" w:rsidRDefault="00185530" w:rsidP="005E2843">
      <w:pPr>
        <w:ind w:firstLine="420"/>
      </w:pPr>
      <w:ins w:id="275" w:author="Yang Zhen SGH CDAY223" w:date="2026-01-16T11:13:00Z" w16du:dateUtc="2026-01-16T03:13:00Z">
        <w:r w:rsidRPr="00185530">
          <w:rPr>
            <w:rFonts w:hint="eastAsia"/>
            <w:highlight w:val="yellow"/>
            <w:rPrChange w:id="276" w:author="Yang Zhen SGH CDAY223" w:date="2026-01-16T11:13:00Z" w16du:dateUtc="2026-01-16T03:13:00Z">
              <w:rPr>
                <w:rFonts w:hint="eastAsia"/>
              </w:rPr>
            </w:rPrChange>
          </w:rPr>
          <w:t>ARM</w:t>
        </w:r>
      </w:ins>
      <w:del w:id="277" w:author="Yang Zhen SGH CDAY223" w:date="2026-01-16T11:13:00Z" w16du:dateUtc="2026-01-16T03:13:00Z">
        <w:r w:rsidR="00612ED5" w:rsidRPr="00185530" w:rsidDel="00185530">
          <w:rPr>
            <w:rFonts w:hint="eastAsia"/>
            <w:highlight w:val="yellow"/>
            <w:rPrChange w:id="278" w:author="Yang Zhen SGH CDAY223" w:date="2026-01-16T11:13:00Z" w16du:dateUtc="2026-01-16T03:13:00Z">
              <w:rPr>
                <w:rFonts w:hint="eastAsia"/>
              </w:rPr>
            </w:rPrChange>
          </w:rPr>
          <w:delText>HDC</w:delText>
        </w:r>
      </w:del>
      <w:r w:rsidR="005E2843" w:rsidRPr="00185530">
        <w:rPr>
          <w:rFonts w:hint="eastAsia"/>
          <w:highlight w:val="yellow"/>
          <w:rPrChange w:id="279" w:author="Yang Zhen SGH CDAY223" w:date="2026-01-16T11:13:00Z" w16du:dateUtc="2026-01-16T03:13:00Z">
            <w:rPr>
              <w:rFonts w:hint="eastAsia"/>
            </w:rPr>
          </w:rPrChange>
        </w:rPr>
        <w:t>功能不使用</w:t>
      </w:r>
      <w:r w:rsidR="0093248E" w:rsidRPr="00185530">
        <w:rPr>
          <w:rFonts w:hint="eastAsia"/>
          <w:highlight w:val="yellow"/>
          <w:rPrChange w:id="280" w:author="Yang Zhen SGH CDAY223" w:date="2026-01-16T11:13:00Z" w16du:dateUtc="2026-01-16T03:13:00Z">
            <w:rPr>
              <w:rFonts w:hint="eastAsia"/>
            </w:rPr>
          </w:rPrChange>
        </w:rPr>
        <w:t>前转</w:t>
      </w:r>
      <w:r w:rsidR="005E2843" w:rsidRPr="00185530">
        <w:rPr>
          <w:rFonts w:hint="eastAsia"/>
          <w:highlight w:val="yellow"/>
          <w:rPrChange w:id="281" w:author="Yang Zhen SGH CDAY223" w:date="2026-01-16T11:13:00Z" w16du:dateUtc="2026-01-16T03:13:00Z">
            <w:rPr>
              <w:rFonts w:hint="eastAsia"/>
            </w:rPr>
          </w:rPrChange>
        </w:rPr>
        <w:t>执行器</w:t>
      </w:r>
    </w:p>
    <w:p w14:paraId="7E41FE92" w14:textId="77777777" w:rsidR="00EB5B1A" w:rsidRPr="00C54739" w:rsidRDefault="00EB5B1A" w:rsidP="00264122">
      <w:pPr>
        <w:ind w:firstLineChars="0" w:firstLine="0"/>
      </w:pPr>
    </w:p>
    <w:p w14:paraId="03B04DAF" w14:textId="789F3292" w:rsidR="001F4B1F" w:rsidRPr="00C54739" w:rsidRDefault="004D6AA7" w:rsidP="00B226F4">
      <w:pPr>
        <w:pStyle w:val="3"/>
      </w:pPr>
      <w:r w:rsidRPr="00C54739">
        <w:rPr>
          <w:rFonts w:hint="eastAsia"/>
        </w:rPr>
        <w:t>悬架系统：</w:t>
      </w:r>
      <w:r w:rsidRPr="00C54739">
        <w:rPr>
          <w:rFonts w:hint="eastAsia"/>
        </w:rPr>
        <w:t xml:space="preserve">CDC, </w:t>
      </w:r>
      <w:del w:id="282" w:author="Yang Zhen SGH CDAY223" w:date="2026-01-16T11:17:00Z" w16du:dateUtc="2026-01-16T03:17:00Z">
        <w:r w:rsidRPr="00C54739" w:rsidDel="00176E6D">
          <w:rPr>
            <w:rFonts w:hint="eastAsia"/>
          </w:rPr>
          <w:delText>空簧</w:delText>
        </w:r>
        <w:r w:rsidR="00950AC7" w:rsidDel="00176E6D">
          <w:rPr>
            <w:rFonts w:hint="eastAsia"/>
          </w:rPr>
          <w:delText xml:space="preserve"> </w:delText>
        </w:r>
        <w:r w:rsidR="00950AC7" w:rsidDel="00176E6D">
          <w:rPr>
            <w:rFonts w:hint="eastAsia"/>
          </w:rPr>
          <w:delText>（不控制）</w:delText>
        </w:r>
      </w:del>
    </w:p>
    <w:p w14:paraId="57CC12A8" w14:textId="77777777" w:rsidR="001274D6" w:rsidRPr="00176E6D" w:rsidRDefault="001274D6" w:rsidP="00540451">
      <w:pPr>
        <w:pStyle w:val="4"/>
        <w:rPr>
          <w:highlight w:val="yellow"/>
          <w:rPrChange w:id="283" w:author="Yang Zhen SGH CDAY223" w:date="2026-01-16T11:17:00Z" w16du:dateUtc="2026-01-16T03:17:00Z">
            <w:rPr/>
          </w:rPrChange>
        </w:rPr>
      </w:pPr>
      <w:r w:rsidRPr="00176E6D">
        <w:rPr>
          <w:rFonts w:hint="eastAsia"/>
          <w:highlight w:val="yellow"/>
          <w:rPrChange w:id="284" w:author="Yang Zhen SGH CDAY223" w:date="2026-01-16T11:17:00Z" w16du:dateUtc="2026-01-16T03:17:00Z">
            <w:rPr>
              <w:rFonts w:hint="eastAsia"/>
            </w:rPr>
          </w:rPrChange>
        </w:rPr>
        <w:t>边界定义</w:t>
      </w:r>
    </w:p>
    <w:p w14:paraId="4AF48C13" w14:textId="77777777" w:rsidR="001274D6" w:rsidRPr="00176E6D" w:rsidRDefault="001274D6" w:rsidP="001274D6">
      <w:pPr>
        <w:ind w:firstLine="420"/>
        <w:rPr>
          <w:highlight w:val="yellow"/>
          <w:lang w:val="zh-CN"/>
          <w:rPrChange w:id="285" w:author="Yang Zhen SGH CDAY223" w:date="2026-01-16T11:17:00Z" w16du:dateUtc="2026-01-16T03:17:00Z">
            <w:rPr>
              <w:lang w:val="zh-CN"/>
            </w:rPr>
          </w:rPrChange>
        </w:rPr>
      </w:pPr>
    </w:p>
    <w:p w14:paraId="66DB3AFA" w14:textId="05F4C4C5" w:rsidR="001274D6" w:rsidRPr="00176E6D" w:rsidRDefault="001318C7" w:rsidP="001274D6">
      <w:pPr>
        <w:spacing w:line="288" w:lineRule="auto"/>
        <w:ind w:leftChars="400" w:left="840" w:firstLine="420"/>
        <w:rPr>
          <w:rFonts w:cstheme="minorBidi"/>
          <w:sz w:val="22"/>
          <w:highlight w:val="yellow"/>
          <w:rPrChange w:id="286" w:author="Yang Zhen SGH CDAY223" w:date="2026-01-16T11:17:00Z" w16du:dateUtc="2026-01-16T03:17:00Z">
            <w:rPr>
              <w:rFonts w:cstheme="minorBidi"/>
              <w:sz w:val="22"/>
            </w:rPr>
          </w:rPrChange>
        </w:rPr>
      </w:pPr>
      <w:r w:rsidRPr="00176E6D">
        <w:rPr>
          <w:rFonts w:hint="eastAsia"/>
          <w:highlight w:val="yellow"/>
          <w:lang w:val="zh-CN"/>
          <w:rPrChange w:id="287" w:author="Yang Zhen SGH CDAY223" w:date="2026-01-16T11:17:00Z" w16du:dateUtc="2026-01-16T03:17:00Z">
            <w:rPr>
              <w:rFonts w:hint="eastAsia"/>
              <w:lang w:val="zh-CN"/>
            </w:rPr>
          </w:rPrChange>
        </w:rPr>
        <w:t xml:space="preserve">VMC </w:t>
      </w:r>
      <w:r w:rsidR="00801AF6" w:rsidRPr="00176E6D">
        <w:rPr>
          <w:rFonts w:hint="eastAsia"/>
          <w:highlight w:val="yellow"/>
          <w:lang w:val="zh-CN"/>
          <w:rPrChange w:id="288" w:author="Yang Zhen SGH CDAY223" w:date="2026-01-16T11:17:00Z" w16du:dateUtc="2026-01-16T03:17:00Z">
            <w:rPr>
              <w:rFonts w:hint="eastAsia"/>
              <w:lang w:val="zh-CN"/>
            </w:rPr>
          </w:rPrChange>
        </w:rPr>
        <w:t>ARM</w:t>
      </w:r>
      <w:r w:rsidRPr="00176E6D">
        <w:rPr>
          <w:rFonts w:hint="eastAsia"/>
          <w:highlight w:val="yellow"/>
          <w:lang w:val="zh-CN"/>
          <w:rPrChange w:id="289" w:author="Yang Zhen SGH CDAY223" w:date="2026-01-16T11:17:00Z" w16du:dateUtc="2026-01-16T03:17:00Z">
            <w:rPr>
              <w:rFonts w:hint="eastAsia"/>
              <w:lang w:val="zh-CN"/>
            </w:rPr>
          </w:rPrChange>
        </w:rPr>
        <w:t>功能</w:t>
      </w:r>
      <w:ins w:id="290" w:author="Yang Zhen SGH CDAY223" w:date="2026-01-16T11:15:00Z" w16du:dateUtc="2026-01-16T03:15:00Z">
        <w:r w:rsidR="00251A88" w:rsidRPr="00176E6D">
          <w:rPr>
            <w:rFonts w:hint="eastAsia"/>
            <w:highlight w:val="yellow"/>
            <w:rPrChange w:id="291" w:author="Yang Zhen SGH CDAY223" w:date="2026-01-16T11:17:00Z" w16du:dateUtc="2026-01-16T03:17:00Z">
              <w:rPr>
                <w:rFonts w:hint="eastAsia"/>
              </w:rPr>
            </w:rPrChange>
          </w:rPr>
          <w:t>控制</w:t>
        </w:r>
        <w:r w:rsidR="00251A88" w:rsidRPr="00176E6D">
          <w:rPr>
            <w:rFonts w:hint="eastAsia"/>
            <w:highlight w:val="yellow"/>
            <w:lang w:val="zh-CN"/>
            <w:rPrChange w:id="292" w:author="Yang Zhen SGH CDAY223" w:date="2026-01-16T11:17:00Z" w16du:dateUtc="2026-01-16T03:17:00Z">
              <w:rPr>
                <w:rFonts w:hint="eastAsia"/>
                <w:lang w:val="zh-CN"/>
              </w:rPr>
            </w:rPrChange>
          </w:rPr>
          <w:t>CDC</w:t>
        </w:r>
        <w:r w:rsidR="00251A88" w:rsidRPr="00176E6D">
          <w:rPr>
            <w:rFonts w:hint="eastAsia"/>
            <w:highlight w:val="yellow"/>
            <w:lang w:val="zh-CN"/>
            <w:rPrChange w:id="293" w:author="Yang Zhen SGH CDAY223" w:date="2026-01-16T11:17:00Z" w16du:dateUtc="2026-01-16T03:17:00Z">
              <w:rPr>
                <w:rFonts w:hint="eastAsia"/>
                <w:lang w:val="zh-CN"/>
              </w:rPr>
            </w:rPrChange>
          </w:rPr>
          <w:t>的目标电流</w:t>
        </w:r>
        <w:r w:rsidR="00251A88" w:rsidRPr="00176E6D">
          <w:rPr>
            <w:rFonts w:hint="eastAsia"/>
            <w:highlight w:val="yellow"/>
            <w:lang w:val="zh-CN"/>
            <w:rPrChange w:id="294" w:author="Yang Zhen SGH CDAY223" w:date="2026-01-16T11:17:00Z" w16du:dateUtc="2026-01-16T03:17:00Z">
              <w:rPr>
                <w:rFonts w:hint="eastAsia"/>
                <w:lang w:val="zh-CN"/>
              </w:rPr>
            </w:rPrChange>
          </w:rPr>
          <w:t>Min/Max</w:t>
        </w:r>
      </w:ins>
      <w:del w:id="295" w:author="Yang Zhen SGH CDAY223" w:date="2026-01-16T11:15:00Z" w16du:dateUtc="2026-01-16T03:15:00Z">
        <w:r w:rsidR="00950AC7" w:rsidRPr="00176E6D" w:rsidDel="00251A88">
          <w:rPr>
            <w:rFonts w:hint="eastAsia"/>
            <w:highlight w:val="yellow"/>
            <w:lang w:val="zh-CN"/>
            <w:rPrChange w:id="296" w:author="Yang Zhen SGH CDAY223" w:date="2026-01-16T11:17:00Z" w16du:dateUtc="2026-01-16T03:17:00Z">
              <w:rPr>
                <w:rFonts w:hint="eastAsia"/>
                <w:lang w:val="zh-CN"/>
              </w:rPr>
            </w:rPrChange>
          </w:rPr>
          <w:delText>不涉及</w:delText>
        </w:r>
      </w:del>
      <w:del w:id="297" w:author="Yang Zhen SGH CDAY223" w:date="2026-01-16T11:13:00Z" w16du:dateUtc="2026-01-16T03:13:00Z">
        <w:r w:rsidR="00950AC7" w:rsidRPr="00176E6D" w:rsidDel="005F45E3">
          <w:rPr>
            <w:rFonts w:hint="eastAsia"/>
            <w:highlight w:val="yellow"/>
            <w:lang w:val="zh-CN"/>
            <w:rPrChange w:id="298" w:author="Yang Zhen SGH CDAY223" w:date="2026-01-16T11:17:00Z" w16du:dateUtc="2026-01-16T03:17:00Z">
              <w:rPr>
                <w:rFonts w:hint="eastAsia"/>
                <w:lang w:val="zh-CN"/>
              </w:rPr>
            </w:rPrChange>
          </w:rPr>
          <w:delText>CDC/</w:delText>
        </w:r>
      </w:del>
      <w:del w:id="299" w:author="Yang Zhen SGH CDAY223" w:date="2026-01-16T11:15:00Z" w16du:dateUtc="2026-01-16T03:15:00Z">
        <w:r w:rsidR="00950AC7" w:rsidRPr="00176E6D" w:rsidDel="00251A88">
          <w:rPr>
            <w:rFonts w:hint="eastAsia"/>
            <w:highlight w:val="yellow"/>
            <w:lang w:val="zh-CN"/>
            <w:rPrChange w:id="300" w:author="Yang Zhen SGH CDAY223" w:date="2026-01-16T11:17:00Z" w16du:dateUtc="2026-01-16T03:17:00Z">
              <w:rPr>
                <w:rFonts w:hint="eastAsia"/>
                <w:lang w:val="zh-CN"/>
              </w:rPr>
            </w:rPrChange>
          </w:rPr>
          <w:delText>空簧的控制</w:delText>
        </w:r>
      </w:del>
    </w:p>
    <w:p w14:paraId="03727625" w14:textId="6616173D" w:rsidR="001274D6" w:rsidRPr="00176E6D" w:rsidRDefault="001274D6" w:rsidP="00540451">
      <w:pPr>
        <w:pStyle w:val="4"/>
        <w:rPr>
          <w:highlight w:val="yellow"/>
          <w:rPrChange w:id="301" w:author="Yang Zhen SGH CDAY223" w:date="2026-01-16T11:17:00Z" w16du:dateUtc="2026-01-16T03:17:00Z">
            <w:rPr>
              <w:strike/>
            </w:rPr>
          </w:rPrChange>
        </w:rPr>
      </w:pPr>
      <w:r w:rsidRPr="00176E6D">
        <w:rPr>
          <w:rFonts w:hint="eastAsia"/>
          <w:highlight w:val="yellow"/>
          <w:rPrChange w:id="302" w:author="Yang Zhen SGH CDAY223" w:date="2026-01-16T11:17:00Z" w16du:dateUtc="2026-01-16T03:17:00Z">
            <w:rPr>
              <w:rFonts w:hint="eastAsia"/>
              <w:strike/>
            </w:rPr>
          </w:rPrChange>
        </w:rPr>
        <w:t>对</w:t>
      </w:r>
      <w:del w:id="303" w:author="Yang Zhen SGH CDAY223" w:date="2026-01-16T11:14:00Z" w16du:dateUtc="2026-01-16T03:14:00Z">
        <w:r w:rsidRPr="00176E6D" w:rsidDel="00E247B6">
          <w:rPr>
            <w:rFonts w:hint="eastAsia"/>
            <w:highlight w:val="yellow"/>
            <w:rPrChange w:id="304" w:author="Yang Zhen SGH CDAY223" w:date="2026-01-16T11:17:00Z" w16du:dateUtc="2026-01-16T03:17:00Z">
              <w:rPr>
                <w:rFonts w:hint="eastAsia"/>
                <w:strike/>
              </w:rPr>
            </w:rPrChange>
          </w:rPr>
          <w:delText>悬架</w:delText>
        </w:r>
      </w:del>
      <w:ins w:id="305" w:author="Yang Zhen SGH CDAY223" w:date="2026-01-16T11:14:00Z" w16du:dateUtc="2026-01-16T03:14:00Z">
        <w:r w:rsidR="00E247B6" w:rsidRPr="00176E6D">
          <w:rPr>
            <w:rFonts w:hint="eastAsia"/>
            <w:highlight w:val="yellow"/>
            <w:rPrChange w:id="306" w:author="Yang Zhen SGH CDAY223" w:date="2026-01-16T11:17:00Z" w16du:dateUtc="2026-01-16T03:17:00Z">
              <w:rPr>
                <w:rFonts w:hint="eastAsia"/>
              </w:rPr>
            </w:rPrChange>
          </w:rPr>
          <w:t>CDC</w:t>
        </w:r>
      </w:ins>
      <w:r w:rsidRPr="00176E6D">
        <w:rPr>
          <w:rFonts w:hint="eastAsia"/>
          <w:highlight w:val="yellow"/>
          <w:rPrChange w:id="307" w:author="Yang Zhen SGH CDAY223" w:date="2026-01-16T11:17:00Z" w16du:dateUtc="2026-01-16T03:17:00Z">
            <w:rPr>
              <w:rFonts w:hint="eastAsia"/>
              <w:strike/>
            </w:rPr>
          </w:rPrChange>
        </w:rPr>
        <w:t>执行器的使用策略</w:t>
      </w:r>
    </w:p>
    <w:p w14:paraId="592B1D71" w14:textId="3D8F7BD8" w:rsidR="001274D6" w:rsidRPr="00176E6D" w:rsidDel="00E247B6" w:rsidRDefault="003B1E41" w:rsidP="00986F5E">
      <w:pPr>
        <w:widowControl/>
        <w:spacing w:beforeLines="50" w:before="156" w:afterLines="50" w:after="156" w:line="288" w:lineRule="auto"/>
        <w:ind w:firstLineChars="0"/>
        <w:jc w:val="left"/>
        <w:rPr>
          <w:del w:id="308" w:author="Yang Zhen SGH CDAY223" w:date="2026-01-16T11:14:00Z" w16du:dateUtc="2026-01-16T03:14:00Z"/>
          <w:b/>
          <w:bCs/>
          <w:strike/>
          <w:highlight w:val="yellow"/>
          <w:rPrChange w:id="309" w:author="Yang Zhen SGH CDAY223" w:date="2026-01-16T11:17:00Z" w16du:dateUtc="2026-01-16T03:17:00Z">
            <w:rPr>
              <w:del w:id="310" w:author="Yang Zhen SGH CDAY223" w:date="2026-01-16T11:14:00Z" w16du:dateUtc="2026-01-16T03:14:00Z"/>
              <w:b/>
              <w:bCs/>
              <w:strike/>
            </w:rPr>
          </w:rPrChange>
        </w:rPr>
      </w:pPr>
      <w:del w:id="311" w:author="Yang Zhen SGH CDAY223" w:date="2026-01-16T11:14:00Z" w16du:dateUtc="2026-01-16T03:14:00Z">
        <w:r w:rsidRPr="00176E6D" w:rsidDel="00E247B6">
          <w:rPr>
            <w:rFonts w:hint="eastAsia"/>
            <w:b/>
            <w:bCs/>
            <w:strike/>
            <w:highlight w:val="yellow"/>
            <w:rPrChange w:id="312" w:author="Yang Zhen SGH CDAY223" w:date="2026-01-16T11:17:00Z" w16du:dateUtc="2026-01-16T03:17:00Z">
              <w:rPr>
                <w:rFonts w:hint="eastAsia"/>
                <w:b/>
                <w:bCs/>
                <w:strike/>
              </w:rPr>
            </w:rPrChange>
          </w:rPr>
          <w:delText xml:space="preserve">CDC </w:delText>
        </w:r>
        <w:r w:rsidRPr="00176E6D" w:rsidDel="00E247B6">
          <w:rPr>
            <w:rFonts w:hint="eastAsia"/>
            <w:b/>
            <w:bCs/>
            <w:strike/>
            <w:highlight w:val="yellow"/>
            <w:rPrChange w:id="313" w:author="Yang Zhen SGH CDAY223" w:date="2026-01-16T11:17:00Z" w16du:dateUtc="2026-01-16T03:17:00Z">
              <w:rPr>
                <w:rFonts w:hint="eastAsia"/>
                <w:b/>
                <w:bCs/>
                <w:strike/>
              </w:rPr>
            </w:rPrChange>
          </w:rPr>
          <w:delText>空气悬架</w:delText>
        </w:r>
        <w:r w:rsidR="00B91AA6" w:rsidRPr="00176E6D" w:rsidDel="00E247B6">
          <w:rPr>
            <w:rFonts w:hint="eastAsia"/>
            <w:b/>
            <w:bCs/>
            <w:strike/>
            <w:highlight w:val="yellow"/>
            <w:rPrChange w:id="314" w:author="Yang Zhen SGH CDAY223" w:date="2026-01-16T11:17:00Z" w16du:dateUtc="2026-01-16T03:17:00Z">
              <w:rPr>
                <w:rFonts w:hint="eastAsia"/>
                <w:b/>
                <w:bCs/>
                <w:strike/>
              </w:rPr>
            </w:rPrChange>
          </w:rPr>
          <w:delText xml:space="preserve"> </w:delText>
        </w:r>
        <w:r w:rsidRPr="00176E6D" w:rsidDel="00E247B6">
          <w:rPr>
            <w:rFonts w:hint="eastAsia"/>
            <w:b/>
            <w:bCs/>
            <w:strike/>
            <w:highlight w:val="yellow"/>
            <w:rPrChange w:id="315" w:author="Yang Zhen SGH CDAY223" w:date="2026-01-16T11:17:00Z" w16du:dateUtc="2026-01-16T03:17:00Z">
              <w:rPr>
                <w:rFonts w:hint="eastAsia"/>
                <w:b/>
                <w:bCs/>
                <w:strike/>
              </w:rPr>
            </w:rPrChange>
          </w:rPr>
          <w:delText>不控制</w:delText>
        </w:r>
      </w:del>
    </w:p>
    <w:p w14:paraId="66155423" w14:textId="77777777" w:rsidR="001274D6" w:rsidRPr="00176E6D" w:rsidRDefault="001274D6" w:rsidP="005B622C">
      <w:pPr>
        <w:pStyle w:val="affff7"/>
        <w:widowControl/>
        <w:numPr>
          <w:ilvl w:val="0"/>
          <w:numId w:val="23"/>
        </w:numPr>
        <w:spacing w:afterLines="50" w:after="156" w:line="288" w:lineRule="auto"/>
        <w:ind w:firstLineChars="0" w:firstLine="422"/>
        <w:jc w:val="left"/>
        <w:rPr>
          <w:b/>
          <w:bCs/>
          <w:highlight w:val="yellow"/>
          <w:rPrChange w:id="316" w:author="Yang Zhen SGH CDAY223" w:date="2026-01-16T11:17:00Z" w16du:dateUtc="2026-01-16T03:17:00Z">
            <w:rPr>
              <w:b/>
              <w:bCs/>
              <w:strike/>
            </w:rPr>
          </w:rPrChange>
        </w:rPr>
      </w:pPr>
      <w:r w:rsidRPr="00176E6D">
        <w:rPr>
          <w:rFonts w:hint="eastAsia"/>
          <w:b/>
          <w:bCs/>
          <w:highlight w:val="yellow"/>
          <w:rPrChange w:id="317" w:author="Yang Zhen SGH CDAY223" w:date="2026-01-16T11:17:00Z" w16du:dateUtc="2026-01-16T03:17:00Z">
            <w:rPr>
              <w:rFonts w:hint="eastAsia"/>
              <w:b/>
              <w:bCs/>
              <w:strike/>
            </w:rPr>
          </w:rPrChange>
        </w:rPr>
        <w:t>控制交互</w:t>
      </w:r>
    </w:p>
    <w:p w14:paraId="5B49A59E" w14:textId="7B10BEC9" w:rsidR="001274D6" w:rsidRPr="00176E6D" w:rsidRDefault="001678C7" w:rsidP="0059792D">
      <w:pPr>
        <w:spacing w:line="288" w:lineRule="auto"/>
        <w:ind w:leftChars="996" w:left="2092" w:firstLineChars="0" w:firstLine="0"/>
        <w:rPr>
          <w:highlight w:val="yellow"/>
          <w:rPrChange w:id="318" w:author="Yang Zhen SGH CDAY223" w:date="2026-01-16T11:17:00Z" w16du:dateUtc="2026-01-16T03:17:00Z">
            <w:rPr>
              <w:strike/>
            </w:rPr>
          </w:rPrChange>
        </w:rPr>
      </w:pPr>
      <w:r w:rsidRPr="00176E6D">
        <w:rPr>
          <w:highlight w:val="yellow"/>
          <w:rPrChange w:id="319" w:author="Yang Zhen SGH CDAY223" w:date="2026-01-16T11:17:00Z" w16du:dateUtc="2026-01-16T03:17:00Z">
            <w:rPr>
              <w:strike/>
            </w:rPr>
          </w:rPrChange>
        </w:rPr>
        <w:t xml:space="preserve">VMC </w:t>
      </w:r>
      <w:del w:id="320" w:author="Yang Zhen SGH CDAY223" w:date="2026-01-16T11:14:00Z" w16du:dateUtc="2026-01-16T03:14:00Z">
        <w:r w:rsidR="00986F5E" w:rsidRPr="00176E6D" w:rsidDel="00E247B6">
          <w:rPr>
            <w:rFonts w:hint="eastAsia"/>
            <w:highlight w:val="yellow"/>
            <w:rPrChange w:id="321" w:author="Yang Zhen SGH CDAY223" w:date="2026-01-16T11:17:00Z" w16du:dateUtc="2026-01-16T03:17:00Z">
              <w:rPr>
                <w:rFonts w:hint="eastAsia"/>
                <w:strike/>
              </w:rPr>
            </w:rPrChange>
          </w:rPr>
          <w:delText>HDC</w:delText>
        </w:r>
      </w:del>
      <w:ins w:id="322" w:author="Yang Zhen SGH CDAY223" w:date="2026-01-16T11:14:00Z" w16du:dateUtc="2026-01-16T03:14:00Z">
        <w:r w:rsidR="00E247B6" w:rsidRPr="00176E6D">
          <w:rPr>
            <w:rFonts w:hint="eastAsia"/>
            <w:highlight w:val="yellow"/>
            <w:rPrChange w:id="323" w:author="Yang Zhen SGH CDAY223" w:date="2026-01-16T11:17:00Z" w16du:dateUtc="2026-01-16T03:17:00Z">
              <w:rPr>
                <w:rFonts w:hint="eastAsia"/>
              </w:rPr>
            </w:rPrChange>
          </w:rPr>
          <w:t>ARM</w:t>
        </w:r>
      </w:ins>
      <w:r w:rsidR="001274D6" w:rsidRPr="00176E6D">
        <w:rPr>
          <w:rFonts w:hint="eastAsia"/>
          <w:highlight w:val="yellow"/>
          <w:rPrChange w:id="324" w:author="Yang Zhen SGH CDAY223" w:date="2026-01-16T11:17:00Z" w16du:dateUtc="2026-01-16T03:17:00Z">
            <w:rPr>
              <w:rFonts w:hint="eastAsia"/>
              <w:strike/>
            </w:rPr>
          </w:rPrChange>
        </w:rPr>
        <w:t>功能激活时，根据目标横摆力矩计算连续可调阻尼减振器目标电流百分</w:t>
      </w:r>
      <w:r w:rsidR="001274D6" w:rsidRPr="00176E6D">
        <w:rPr>
          <w:rFonts w:hint="eastAsia"/>
          <w:highlight w:val="yellow"/>
          <w:rPrChange w:id="325" w:author="Yang Zhen SGH CDAY223" w:date="2026-01-16T11:17:00Z" w16du:dateUtc="2026-01-16T03:17:00Z">
            <w:rPr>
              <w:rFonts w:hint="eastAsia"/>
              <w:strike/>
            </w:rPr>
          </w:rPrChange>
        </w:rPr>
        <w:lastRenderedPageBreak/>
        <w:t>比</w:t>
      </w:r>
      <w:ins w:id="326" w:author="Yang Zhen SGH CDAY223" w:date="2026-01-16T11:14:00Z" w16du:dateUtc="2026-01-16T03:14:00Z">
        <w:r w:rsidR="00E247B6" w:rsidRPr="00176E6D">
          <w:rPr>
            <w:rFonts w:hint="eastAsia"/>
            <w:highlight w:val="yellow"/>
            <w:rPrChange w:id="327" w:author="Yang Zhen SGH CDAY223" w:date="2026-01-16T11:17:00Z" w16du:dateUtc="2026-01-16T03:17:00Z">
              <w:rPr>
                <w:rFonts w:hint="eastAsia"/>
              </w:rPr>
            </w:rPrChange>
          </w:rPr>
          <w:t>（</w:t>
        </w:r>
        <w:r w:rsidR="00E247B6" w:rsidRPr="00176E6D">
          <w:rPr>
            <w:rFonts w:hint="eastAsia"/>
            <w:highlight w:val="yellow"/>
            <w:rPrChange w:id="328" w:author="Yang Zhen SGH CDAY223" w:date="2026-01-16T11:17:00Z" w16du:dateUtc="2026-01-16T03:17:00Z">
              <w:rPr>
                <w:rFonts w:hint="eastAsia"/>
              </w:rPr>
            </w:rPrChange>
          </w:rPr>
          <w:t>min/max</w:t>
        </w:r>
        <w:r w:rsidR="00E247B6" w:rsidRPr="00176E6D">
          <w:rPr>
            <w:rFonts w:hint="eastAsia"/>
            <w:highlight w:val="yellow"/>
            <w:rPrChange w:id="329" w:author="Yang Zhen SGH CDAY223" w:date="2026-01-16T11:17:00Z" w16du:dateUtc="2026-01-16T03:17:00Z">
              <w:rPr>
                <w:rFonts w:hint="eastAsia"/>
              </w:rPr>
            </w:rPrChange>
          </w:rPr>
          <w:t>）</w:t>
        </w:r>
      </w:ins>
      <w:r w:rsidR="001274D6" w:rsidRPr="00176E6D">
        <w:rPr>
          <w:rFonts w:hint="eastAsia"/>
          <w:highlight w:val="yellow"/>
          <w:rPrChange w:id="330" w:author="Yang Zhen SGH CDAY223" w:date="2026-01-16T11:17:00Z" w16du:dateUtc="2026-01-16T03:17:00Z">
            <w:rPr>
              <w:rFonts w:hint="eastAsia"/>
              <w:strike/>
            </w:rPr>
          </w:rPrChange>
        </w:rPr>
        <w:t>通过</w:t>
      </w:r>
      <w:r w:rsidR="001274D6" w:rsidRPr="00176E6D">
        <w:rPr>
          <w:rFonts w:hint="eastAsia"/>
          <w:highlight w:val="yellow"/>
          <w:rPrChange w:id="331" w:author="Yang Zhen SGH CDAY223" w:date="2026-01-16T11:17:00Z" w16du:dateUtc="2026-01-16T03:17:00Z">
            <w:rPr>
              <w:rFonts w:hint="eastAsia"/>
              <w:strike/>
            </w:rPr>
          </w:rPrChange>
        </w:rPr>
        <w:t>0x</w:t>
      </w:r>
      <w:r w:rsidR="001274D6" w:rsidRPr="00176E6D">
        <w:rPr>
          <w:highlight w:val="yellow"/>
          <w:rPrChange w:id="332" w:author="Yang Zhen SGH CDAY223" w:date="2026-01-16T11:17:00Z" w16du:dateUtc="2026-01-16T03:17:00Z">
            <w:rPr>
              <w:strike/>
            </w:rPr>
          </w:rPrChange>
        </w:rPr>
        <w:t>0C0</w:t>
      </w:r>
      <w:r w:rsidR="001274D6" w:rsidRPr="00176E6D">
        <w:rPr>
          <w:rFonts w:hint="eastAsia"/>
          <w:highlight w:val="yellow"/>
          <w:rPrChange w:id="333" w:author="Yang Zhen SGH CDAY223" w:date="2026-01-16T11:17:00Z" w16du:dateUtc="2026-01-16T03:17:00Z">
            <w:rPr>
              <w:rFonts w:hint="eastAsia"/>
              <w:strike/>
            </w:rPr>
          </w:rPrChange>
        </w:rPr>
        <w:t>报文发送</w:t>
      </w:r>
      <w:r w:rsidR="001274D6" w:rsidRPr="00176E6D">
        <w:rPr>
          <w:rFonts w:hint="eastAsia"/>
          <w:highlight w:val="yellow"/>
          <w:rPrChange w:id="334" w:author="Yang Zhen SGH CDAY223" w:date="2026-01-16T11:17:00Z" w16du:dateUtc="2026-01-16T03:17:00Z">
            <w:rPr>
              <w:rFonts w:hint="eastAsia"/>
              <w:strike/>
            </w:rPr>
          </w:rPrChange>
        </w:rPr>
        <w:t>C</w:t>
      </w:r>
      <w:r w:rsidR="001274D6" w:rsidRPr="00176E6D">
        <w:rPr>
          <w:highlight w:val="yellow"/>
          <w:rPrChange w:id="335" w:author="Yang Zhen SGH CDAY223" w:date="2026-01-16T11:17:00Z" w16du:dateUtc="2026-01-16T03:17:00Z">
            <w:rPr>
              <w:strike/>
            </w:rPr>
          </w:rPrChange>
        </w:rPr>
        <w:t>DC</w:t>
      </w:r>
      <w:r w:rsidR="001274D6" w:rsidRPr="00176E6D">
        <w:rPr>
          <w:rFonts w:hint="eastAsia"/>
          <w:highlight w:val="yellow"/>
          <w:rPrChange w:id="336" w:author="Yang Zhen SGH CDAY223" w:date="2026-01-16T11:17:00Z" w16du:dateUtc="2026-01-16T03:17:00Z">
            <w:rPr>
              <w:rFonts w:hint="eastAsia"/>
              <w:strike/>
            </w:rPr>
          </w:rPrChange>
        </w:rPr>
        <w:t>控制目标请求给</w:t>
      </w:r>
      <w:r w:rsidR="001274D6" w:rsidRPr="00176E6D">
        <w:rPr>
          <w:rFonts w:hint="eastAsia"/>
          <w:highlight w:val="yellow"/>
          <w:rPrChange w:id="337" w:author="Yang Zhen SGH CDAY223" w:date="2026-01-16T11:17:00Z" w16du:dateUtc="2026-01-16T03:17:00Z">
            <w:rPr>
              <w:rFonts w:hint="eastAsia"/>
              <w:strike/>
            </w:rPr>
          </w:rPrChange>
        </w:rPr>
        <w:t>S</w:t>
      </w:r>
      <w:r w:rsidR="001274D6" w:rsidRPr="00176E6D">
        <w:rPr>
          <w:highlight w:val="yellow"/>
          <w:rPrChange w:id="338" w:author="Yang Zhen SGH CDAY223" w:date="2026-01-16T11:17:00Z" w16du:dateUtc="2026-01-16T03:17:00Z">
            <w:rPr>
              <w:strike/>
            </w:rPr>
          </w:rPrChange>
        </w:rPr>
        <w:t>UCU</w:t>
      </w:r>
      <w:r w:rsidR="001274D6" w:rsidRPr="00176E6D">
        <w:rPr>
          <w:rFonts w:hint="eastAsia"/>
          <w:highlight w:val="yellow"/>
          <w:rPrChange w:id="339" w:author="Yang Zhen SGH CDAY223" w:date="2026-01-16T11:17:00Z" w16du:dateUtc="2026-01-16T03:17:00Z">
            <w:rPr>
              <w:rFonts w:hint="eastAsia"/>
              <w:strike/>
            </w:rPr>
          </w:rPrChange>
        </w:rPr>
        <w:t>悬架控制器：</w:t>
      </w:r>
    </w:p>
    <w:p w14:paraId="3363959C" w14:textId="77777777" w:rsidR="001274D6" w:rsidRPr="00176E6D" w:rsidRDefault="001274D6" w:rsidP="005B622C">
      <w:pPr>
        <w:pStyle w:val="affff7"/>
        <w:widowControl/>
        <w:numPr>
          <w:ilvl w:val="0"/>
          <w:numId w:val="22"/>
        </w:numPr>
        <w:spacing w:line="288" w:lineRule="auto"/>
        <w:ind w:left="1667" w:firstLineChars="0" w:firstLine="420"/>
        <w:jc w:val="left"/>
        <w:rPr>
          <w:color w:val="0000FF"/>
          <w:highlight w:val="yellow"/>
          <w:rPrChange w:id="340" w:author="Yang Zhen SGH CDAY223" w:date="2026-01-16T11:17:00Z" w16du:dateUtc="2026-01-16T03:17:00Z">
            <w:rPr>
              <w:strike/>
              <w:color w:val="0000FF"/>
            </w:rPr>
          </w:rPrChange>
        </w:rPr>
      </w:pPr>
      <w:r w:rsidRPr="00176E6D">
        <w:rPr>
          <w:rFonts w:hint="eastAsia"/>
          <w:color w:val="0000FF"/>
          <w:highlight w:val="yellow"/>
          <w:rPrChange w:id="341" w:author="Yang Zhen SGH CDAY223" w:date="2026-01-16T11:17:00Z" w16du:dateUtc="2026-01-16T03:17:00Z">
            <w:rPr>
              <w:rFonts w:hint="eastAsia"/>
              <w:strike/>
              <w:color w:val="0000FF"/>
            </w:rPr>
          </w:rPrChange>
        </w:rPr>
        <w:t>CDC</w:t>
      </w:r>
      <w:r w:rsidRPr="00176E6D">
        <w:rPr>
          <w:rFonts w:hint="eastAsia"/>
          <w:color w:val="0000FF"/>
          <w:highlight w:val="yellow"/>
          <w:rPrChange w:id="342" w:author="Yang Zhen SGH CDAY223" w:date="2026-01-16T11:17:00Z" w16du:dateUtc="2026-01-16T03:17:00Z">
            <w:rPr>
              <w:rFonts w:hint="eastAsia"/>
              <w:strike/>
              <w:color w:val="0000FF"/>
            </w:rPr>
          </w:rPrChange>
        </w:rPr>
        <w:t>激活请求</w:t>
      </w:r>
      <w:proofErr w:type="spellStart"/>
      <w:r w:rsidRPr="00176E6D">
        <w:rPr>
          <w:color w:val="0000FF"/>
          <w:highlight w:val="yellow"/>
          <w:rPrChange w:id="343" w:author="Yang Zhen SGH CDAY223" w:date="2026-01-16T11:17:00Z" w16du:dateUtc="2026-01-16T03:17:00Z">
            <w:rPr>
              <w:strike/>
              <w:color w:val="0000FF"/>
            </w:rPr>
          </w:rPrChange>
        </w:rPr>
        <w:t>CdcActvRqst</w:t>
      </w:r>
      <w:proofErr w:type="spellEnd"/>
      <w:r w:rsidRPr="00176E6D">
        <w:rPr>
          <w:rFonts w:hint="eastAsia"/>
          <w:color w:val="0000FF"/>
          <w:highlight w:val="yellow"/>
          <w:rPrChange w:id="344" w:author="Yang Zhen SGH CDAY223" w:date="2026-01-16T11:17:00Z" w16du:dateUtc="2026-01-16T03:17:00Z">
            <w:rPr>
              <w:rFonts w:hint="eastAsia"/>
              <w:strike/>
              <w:color w:val="0000FF"/>
            </w:rPr>
          </w:rPrChange>
        </w:rPr>
        <w:t xml:space="preserve"> </w:t>
      </w:r>
      <w:r w:rsidRPr="00176E6D">
        <w:rPr>
          <w:color w:val="0000FF"/>
          <w:highlight w:val="yellow"/>
          <w:rPrChange w:id="345" w:author="Yang Zhen SGH CDAY223" w:date="2026-01-16T11:17:00Z" w16du:dateUtc="2026-01-16T03:17:00Z">
            <w:rPr>
              <w:strike/>
              <w:color w:val="0000FF"/>
            </w:rPr>
          </w:rPrChange>
        </w:rPr>
        <w:t>=0</w:t>
      </w:r>
      <w:r w:rsidRPr="00176E6D">
        <w:rPr>
          <w:rFonts w:hint="eastAsia"/>
          <w:color w:val="0000FF"/>
          <w:highlight w:val="yellow"/>
          <w:rPrChange w:id="346" w:author="Yang Zhen SGH CDAY223" w:date="2026-01-16T11:17:00Z" w16du:dateUtc="2026-01-16T03:17:00Z">
            <w:rPr>
              <w:rFonts w:hint="eastAsia"/>
              <w:strike/>
              <w:color w:val="0000FF"/>
            </w:rPr>
          </w:rPrChange>
        </w:rPr>
        <w:t>x</w:t>
      </w:r>
      <w:r w:rsidRPr="00176E6D">
        <w:rPr>
          <w:color w:val="0000FF"/>
          <w:highlight w:val="yellow"/>
          <w:rPrChange w:id="347" w:author="Yang Zhen SGH CDAY223" w:date="2026-01-16T11:17:00Z" w16du:dateUtc="2026-01-16T03:17:00Z">
            <w:rPr>
              <w:strike/>
              <w:color w:val="0000FF"/>
            </w:rPr>
          </w:rPrChange>
        </w:rPr>
        <w:t>01</w:t>
      </w:r>
      <w:r w:rsidRPr="00176E6D">
        <w:rPr>
          <w:rFonts w:hint="eastAsia"/>
          <w:color w:val="0000FF"/>
          <w:highlight w:val="yellow"/>
          <w:rPrChange w:id="348" w:author="Yang Zhen SGH CDAY223" w:date="2026-01-16T11:17:00Z" w16du:dateUtc="2026-01-16T03:17:00Z">
            <w:rPr>
              <w:rFonts w:hint="eastAsia"/>
              <w:strike/>
              <w:color w:val="0000FF"/>
            </w:rPr>
          </w:rPrChange>
        </w:rPr>
        <w:t>（</w:t>
      </w:r>
      <w:r w:rsidRPr="00176E6D">
        <w:rPr>
          <w:rFonts w:hint="eastAsia"/>
          <w:color w:val="0000FF"/>
          <w:highlight w:val="yellow"/>
          <w:rPrChange w:id="349" w:author="Yang Zhen SGH CDAY223" w:date="2026-01-16T11:17:00Z" w16du:dateUtc="2026-01-16T03:17:00Z">
            <w:rPr>
              <w:rFonts w:hint="eastAsia"/>
              <w:strike/>
              <w:color w:val="0000FF"/>
            </w:rPr>
          </w:rPrChange>
        </w:rPr>
        <w:t>Request</w:t>
      </w:r>
      <w:r w:rsidRPr="00176E6D">
        <w:rPr>
          <w:rFonts w:hint="eastAsia"/>
          <w:color w:val="0000FF"/>
          <w:highlight w:val="yellow"/>
          <w:rPrChange w:id="350" w:author="Yang Zhen SGH CDAY223" w:date="2026-01-16T11:17:00Z" w16du:dateUtc="2026-01-16T03:17:00Z">
            <w:rPr>
              <w:rFonts w:hint="eastAsia"/>
              <w:strike/>
              <w:color w:val="0000FF"/>
            </w:rPr>
          </w:rPrChange>
        </w:rPr>
        <w:t>请求）</w:t>
      </w:r>
    </w:p>
    <w:p w14:paraId="0E6F5B24" w14:textId="35F60757" w:rsidR="001274D6" w:rsidRPr="00176E6D" w:rsidRDefault="001274D6" w:rsidP="005B622C">
      <w:pPr>
        <w:pStyle w:val="affff7"/>
        <w:widowControl/>
        <w:numPr>
          <w:ilvl w:val="0"/>
          <w:numId w:val="22"/>
        </w:numPr>
        <w:spacing w:line="288" w:lineRule="auto"/>
        <w:ind w:left="1667" w:firstLineChars="0" w:firstLine="420"/>
        <w:jc w:val="left"/>
        <w:rPr>
          <w:color w:val="0000FF"/>
          <w:highlight w:val="yellow"/>
          <w:rPrChange w:id="351" w:author="Yang Zhen SGH CDAY223" w:date="2026-01-16T11:17:00Z" w16du:dateUtc="2026-01-16T03:17:00Z">
            <w:rPr>
              <w:strike/>
              <w:color w:val="0000FF"/>
            </w:rPr>
          </w:rPrChange>
        </w:rPr>
      </w:pPr>
      <w:r w:rsidRPr="00176E6D">
        <w:rPr>
          <w:rFonts w:hint="eastAsia"/>
          <w:color w:val="0000FF"/>
          <w:highlight w:val="yellow"/>
          <w:rPrChange w:id="352" w:author="Yang Zhen SGH CDAY223" w:date="2026-01-16T11:17:00Z" w16du:dateUtc="2026-01-16T03:17:00Z">
            <w:rPr>
              <w:rFonts w:hint="eastAsia"/>
              <w:strike/>
              <w:color w:val="0000FF"/>
            </w:rPr>
          </w:rPrChange>
        </w:rPr>
        <w:t>CDC</w:t>
      </w:r>
      <w:r w:rsidRPr="00176E6D">
        <w:rPr>
          <w:rFonts w:hint="eastAsia"/>
          <w:color w:val="0000FF"/>
          <w:highlight w:val="yellow"/>
          <w:rPrChange w:id="353" w:author="Yang Zhen SGH CDAY223" w:date="2026-01-16T11:17:00Z" w16du:dateUtc="2026-01-16T03:17:00Z">
            <w:rPr>
              <w:rFonts w:hint="eastAsia"/>
              <w:strike/>
              <w:color w:val="0000FF"/>
            </w:rPr>
          </w:rPrChange>
        </w:rPr>
        <w:t>电流百分比</w:t>
      </w:r>
      <w:proofErr w:type="spellStart"/>
      <w:ins w:id="354" w:author="Yang Zhen SGH CDAY223" w:date="2026-01-16T11:16:00Z" w16du:dateUtc="2026-01-16T03:16:00Z">
        <w:r w:rsidR="00F55898" w:rsidRPr="00176E6D">
          <w:rPr>
            <w:color w:val="0000FF"/>
            <w:highlight w:val="yellow"/>
            <w:rPrChange w:id="355" w:author="Yang Zhen SGH CDAY223" w:date="2026-01-16T11:17:00Z" w16du:dateUtc="2026-01-16T03:17:00Z">
              <w:rPr>
                <w:color w:val="0000FF"/>
              </w:rPr>
            </w:rPrChange>
          </w:rPr>
          <w:t>CdcCurrentReqMax</w:t>
        </w:r>
        <w:proofErr w:type="spellEnd"/>
        <w:r w:rsidR="00F55898" w:rsidRPr="00176E6D">
          <w:rPr>
            <w:rFonts w:hint="eastAsia"/>
            <w:color w:val="0000FF"/>
            <w:highlight w:val="yellow"/>
            <w:rPrChange w:id="356" w:author="Yang Zhen SGH CDAY223" w:date="2026-01-16T11:17:00Z" w16du:dateUtc="2026-01-16T03:17:00Z">
              <w:rPr>
                <w:rFonts w:hint="eastAsia"/>
                <w:color w:val="0000FF"/>
              </w:rPr>
            </w:rPrChange>
          </w:rPr>
          <w:t>/</w:t>
        </w:r>
        <w:proofErr w:type="spellStart"/>
        <w:r w:rsidR="00F55898" w:rsidRPr="00176E6D">
          <w:rPr>
            <w:rFonts w:hint="eastAsia"/>
            <w:color w:val="0000FF"/>
            <w:highlight w:val="yellow"/>
            <w:rPrChange w:id="357" w:author="Yang Zhen SGH CDAY223" w:date="2026-01-16T11:17:00Z" w16du:dateUtc="2026-01-16T03:17:00Z">
              <w:rPr>
                <w:rFonts w:hint="eastAsia"/>
                <w:color w:val="0000FF"/>
              </w:rPr>
            </w:rPrChange>
          </w:rPr>
          <w:t>Min</w:t>
        </w:r>
        <w:r w:rsidR="00F55898" w:rsidRPr="00176E6D">
          <w:rPr>
            <w:color w:val="0000FF"/>
            <w:highlight w:val="yellow"/>
            <w:rPrChange w:id="358" w:author="Yang Zhen SGH CDAY223" w:date="2026-01-16T11:17:00Z" w16du:dateUtc="2026-01-16T03:17:00Z">
              <w:rPr>
                <w:color w:val="0000FF"/>
              </w:rPr>
            </w:rPrChange>
          </w:rPr>
          <w:t>_</w:t>
        </w:r>
        <w:r w:rsidR="00F55898" w:rsidRPr="00176E6D">
          <w:rPr>
            <w:rFonts w:hint="eastAsia"/>
            <w:color w:val="0000FF"/>
            <w:highlight w:val="yellow"/>
            <w:rPrChange w:id="359" w:author="Yang Zhen SGH CDAY223" w:date="2026-01-16T11:17:00Z" w16du:dateUtc="2026-01-16T03:17:00Z">
              <w:rPr>
                <w:rFonts w:hint="eastAsia"/>
                <w:color w:val="0000FF"/>
              </w:rPr>
            </w:rPrChange>
          </w:rPr>
          <w:t>xx</w:t>
        </w:r>
      </w:ins>
      <w:proofErr w:type="spellEnd"/>
      <w:del w:id="360" w:author="Yang Zhen SGH CDAY223" w:date="2026-01-16T11:16:00Z" w16du:dateUtc="2026-01-16T03:16:00Z">
        <w:r w:rsidRPr="00176E6D" w:rsidDel="00F55898">
          <w:rPr>
            <w:color w:val="0000FF"/>
            <w:highlight w:val="yellow"/>
            <w:rPrChange w:id="361" w:author="Yang Zhen SGH CDAY223" w:date="2026-01-16T11:17:00Z" w16du:dateUtc="2026-01-16T03:17:00Z">
              <w:rPr>
                <w:strike/>
                <w:color w:val="0000FF"/>
              </w:rPr>
            </w:rPrChange>
          </w:rPr>
          <w:delText>CdcCurrentReq_</w:delText>
        </w:r>
        <w:r w:rsidRPr="00176E6D" w:rsidDel="00F55898">
          <w:rPr>
            <w:rFonts w:hint="eastAsia"/>
            <w:color w:val="0000FF"/>
            <w:highlight w:val="yellow"/>
            <w:rPrChange w:id="362" w:author="Yang Zhen SGH CDAY223" w:date="2026-01-16T11:17:00Z" w16du:dateUtc="2026-01-16T03:17:00Z">
              <w:rPr>
                <w:rFonts w:hint="eastAsia"/>
                <w:strike/>
                <w:color w:val="0000FF"/>
              </w:rPr>
            </w:rPrChange>
          </w:rPr>
          <w:delText>xx</w:delText>
        </w:r>
      </w:del>
    </w:p>
    <w:p w14:paraId="610822E8" w14:textId="77777777" w:rsidR="001274D6" w:rsidRPr="00176E6D" w:rsidRDefault="001274D6" w:rsidP="0059792D">
      <w:pPr>
        <w:spacing w:line="288" w:lineRule="auto"/>
        <w:ind w:leftChars="793" w:left="1665" w:firstLine="420"/>
        <w:rPr>
          <w:highlight w:val="yellow"/>
          <w:rPrChange w:id="363" w:author="Yang Zhen SGH CDAY223" w:date="2026-01-16T11:17:00Z" w16du:dateUtc="2026-01-16T03:17:00Z">
            <w:rPr>
              <w:strike/>
            </w:rPr>
          </w:rPrChange>
        </w:rPr>
      </w:pPr>
      <w:r w:rsidRPr="00176E6D">
        <w:rPr>
          <w:rFonts w:hint="eastAsia"/>
          <w:highlight w:val="yellow"/>
          <w:rPrChange w:id="364" w:author="Yang Zhen SGH CDAY223" w:date="2026-01-16T11:17:00Z" w16du:dateUtc="2026-01-16T03:17:00Z">
            <w:rPr>
              <w:rFonts w:hint="eastAsia"/>
              <w:strike/>
            </w:rPr>
          </w:rPrChange>
        </w:rPr>
        <w:t>S</w:t>
      </w:r>
      <w:r w:rsidRPr="00176E6D">
        <w:rPr>
          <w:highlight w:val="yellow"/>
          <w:rPrChange w:id="365" w:author="Yang Zhen SGH CDAY223" w:date="2026-01-16T11:17:00Z" w16du:dateUtc="2026-01-16T03:17:00Z">
            <w:rPr>
              <w:strike/>
            </w:rPr>
          </w:rPrChange>
        </w:rPr>
        <w:t>UCU</w:t>
      </w:r>
      <w:r w:rsidRPr="00176E6D">
        <w:rPr>
          <w:rFonts w:hint="eastAsia"/>
          <w:highlight w:val="yellow"/>
          <w:rPrChange w:id="366" w:author="Yang Zhen SGH CDAY223" w:date="2026-01-16T11:17:00Z" w16du:dateUtc="2026-01-16T03:17:00Z">
            <w:rPr>
              <w:rFonts w:hint="eastAsia"/>
              <w:strike/>
            </w:rPr>
          </w:rPrChange>
        </w:rPr>
        <w:t>收到</w:t>
      </w:r>
      <w:r w:rsidRPr="00176E6D">
        <w:rPr>
          <w:rFonts w:hint="eastAsia"/>
          <w:highlight w:val="yellow"/>
          <w:rPrChange w:id="367" w:author="Yang Zhen SGH CDAY223" w:date="2026-01-16T11:17:00Z" w16du:dateUtc="2026-01-16T03:17:00Z">
            <w:rPr>
              <w:rFonts w:hint="eastAsia"/>
              <w:strike/>
            </w:rPr>
          </w:rPrChange>
        </w:rPr>
        <w:t>V</w:t>
      </w:r>
      <w:r w:rsidRPr="00176E6D">
        <w:rPr>
          <w:highlight w:val="yellow"/>
          <w:rPrChange w:id="368" w:author="Yang Zhen SGH CDAY223" w:date="2026-01-16T11:17:00Z" w16du:dateUtc="2026-01-16T03:17:00Z">
            <w:rPr>
              <w:strike/>
            </w:rPr>
          </w:rPrChange>
        </w:rPr>
        <w:t>MC</w:t>
      </w:r>
      <w:r w:rsidRPr="00176E6D">
        <w:rPr>
          <w:rFonts w:hint="eastAsia"/>
          <w:highlight w:val="yellow"/>
          <w:rPrChange w:id="369" w:author="Yang Zhen SGH CDAY223" w:date="2026-01-16T11:17:00Z" w16du:dateUtc="2026-01-16T03:17:00Z">
            <w:rPr>
              <w:rFonts w:hint="eastAsia"/>
              <w:strike/>
            </w:rPr>
          </w:rPrChange>
        </w:rPr>
        <w:t>的控制请求后响应控制，并反馈</w:t>
      </w:r>
      <w:r w:rsidRPr="00176E6D">
        <w:rPr>
          <w:rFonts w:hint="eastAsia"/>
          <w:highlight w:val="yellow"/>
          <w:rPrChange w:id="370" w:author="Yang Zhen SGH CDAY223" w:date="2026-01-16T11:17:00Z" w16du:dateUtc="2026-01-16T03:17:00Z">
            <w:rPr>
              <w:rFonts w:hint="eastAsia"/>
              <w:strike/>
            </w:rPr>
          </w:rPrChange>
        </w:rPr>
        <w:t>C</w:t>
      </w:r>
      <w:r w:rsidRPr="00176E6D">
        <w:rPr>
          <w:highlight w:val="yellow"/>
          <w:rPrChange w:id="371" w:author="Yang Zhen SGH CDAY223" w:date="2026-01-16T11:17:00Z" w16du:dateUtc="2026-01-16T03:17:00Z">
            <w:rPr>
              <w:strike/>
            </w:rPr>
          </w:rPrChange>
        </w:rPr>
        <w:t>DC</w:t>
      </w:r>
      <w:r w:rsidRPr="00176E6D">
        <w:rPr>
          <w:rFonts w:hint="eastAsia"/>
          <w:highlight w:val="yellow"/>
          <w:rPrChange w:id="372" w:author="Yang Zhen SGH CDAY223" w:date="2026-01-16T11:17:00Z" w16du:dateUtc="2026-01-16T03:17:00Z">
            <w:rPr>
              <w:rFonts w:hint="eastAsia"/>
              <w:strike/>
            </w:rPr>
          </w:rPrChange>
        </w:rPr>
        <w:t>控制状态给</w:t>
      </w:r>
      <w:r w:rsidRPr="00176E6D">
        <w:rPr>
          <w:rFonts w:hint="eastAsia"/>
          <w:highlight w:val="yellow"/>
          <w:rPrChange w:id="373" w:author="Yang Zhen SGH CDAY223" w:date="2026-01-16T11:17:00Z" w16du:dateUtc="2026-01-16T03:17:00Z">
            <w:rPr>
              <w:rFonts w:hint="eastAsia"/>
              <w:strike/>
            </w:rPr>
          </w:rPrChange>
        </w:rPr>
        <w:t>V</w:t>
      </w:r>
      <w:r w:rsidRPr="00176E6D">
        <w:rPr>
          <w:highlight w:val="yellow"/>
          <w:rPrChange w:id="374" w:author="Yang Zhen SGH CDAY223" w:date="2026-01-16T11:17:00Z" w16du:dateUtc="2026-01-16T03:17:00Z">
            <w:rPr>
              <w:strike/>
            </w:rPr>
          </w:rPrChange>
        </w:rPr>
        <w:t>MC</w:t>
      </w:r>
      <w:r w:rsidRPr="00176E6D">
        <w:rPr>
          <w:rFonts w:hint="eastAsia"/>
          <w:highlight w:val="yellow"/>
          <w:rPrChange w:id="375" w:author="Yang Zhen SGH CDAY223" w:date="2026-01-16T11:17:00Z" w16du:dateUtc="2026-01-16T03:17:00Z">
            <w:rPr>
              <w:rFonts w:hint="eastAsia"/>
              <w:strike/>
            </w:rPr>
          </w:rPrChange>
        </w:rPr>
        <w:t>：</w:t>
      </w:r>
    </w:p>
    <w:p w14:paraId="10300C47" w14:textId="77777777" w:rsidR="001274D6" w:rsidRPr="00176E6D" w:rsidRDefault="001274D6" w:rsidP="005B622C">
      <w:pPr>
        <w:pStyle w:val="affff7"/>
        <w:widowControl/>
        <w:numPr>
          <w:ilvl w:val="0"/>
          <w:numId w:val="21"/>
        </w:numPr>
        <w:spacing w:line="288" w:lineRule="auto"/>
        <w:ind w:left="1667" w:firstLineChars="0" w:firstLine="420"/>
        <w:jc w:val="left"/>
        <w:rPr>
          <w:color w:val="0000FF"/>
          <w:highlight w:val="yellow"/>
          <w:rPrChange w:id="376" w:author="Yang Zhen SGH CDAY223" w:date="2026-01-16T11:17:00Z" w16du:dateUtc="2026-01-16T03:17:00Z">
            <w:rPr>
              <w:strike/>
              <w:color w:val="0000FF"/>
            </w:rPr>
          </w:rPrChange>
        </w:rPr>
      </w:pPr>
      <w:r w:rsidRPr="00176E6D">
        <w:rPr>
          <w:rFonts w:hint="eastAsia"/>
          <w:color w:val="0000FF"/>
          <w:highlight w:val="yellow"/>
          <w:rPrChange w:id="377" w:author="Yang Zhen SGH CDAY223" w:date="2026-01-16T11:17:00Z" w16du:dateUtc="2026-01-16T03:17:00Z">
            <w:rPr>
              <w:rFonts w:hint="eastAsia"/>
              <w:strike/>
              <w:color w:val="0000FF"/>
            </w:rPr>
          </w:rPrChange>
        </w:rPr>
        <w:t>CDC</w:t>
      </w:r>
      <w:r w:rsidRPr="00176E6D">
        <w:rPr>
          <w:rFonts w:hint="eastAsia"/>
          <w:color w:val="0000FF"/>
          <w:highlight w:val="yellow"/>
          <w:rPrChange w:id="378" w:author="Yang Zhen SGH CDAY223" w:date="2026-01-16T11:17:00Z" w16du:dateUtc="2026-01-16T03:17:00Z">
            <w:rPr>
              <w:rFonts w:hint="eastAsia"/>
              <w:strike/>
              <w:color w:val="0000FF"/>
            </w:rPr>
          </w:rPrChange>
        </w:rPr>
        <w:t>减震器状态</w:t>
      </w:r>
      <w:proofErr w:type="spellStart"/>
      <w:r w:rsidRPr="00176E6D">
        <w:rPr>
          <w:color w:val="0000FF"/>
          <w:highlight w:val="yellow"/>
          <w:rPrChange w:id="379" w:author="Yang Zhen SGH CDAY223" w:date="2026-01-16T11:17:00Z" w16du:dateUtc="2026-01-16T03:17:00Z">
            <w:rPr>
              <w:strike/>
              <w:color w:val="0000FF"/>
            </w:rPr>
          </w:rPrChange>
        </w:rPr>
        <w:t>CdcActrStsFb</w:t>
      </w:r>
      <w:proofErr w:type="spellEnd"/>
      <w:r w:rsidRPr="00176E6D">
        <w:rPr>
          <w:rFonts w:hint="eastAsia"/>
          <w:color w:val="0000FF"/>
          <w:highlight w:val="yellow"/>
          <w:rPrChange w:id="380" w:author="Yang Zhen SGH CDAY223" w:date="2026-01-16T11:17:00Z" w16du:dateUtc="2026-01-16T03:17:00Z">
            <w:rPr>
              <w:rFonts w:hint="eastAsia"/>
              <w:strike/>
              <w:color w:val="0000FF"/>
            </w:rPr>
          </w:rPrChange>
        </w:rPr>
        <w:t>=</w:t>
      </w:r>
      <w:r w:rsidRPr="00176E6D">
        <w:rPr>
          <w:highlight w:val="yellow"/>
          <w:rPrChange w:id="381" w:author="Yang Zhen SGH CDAY223" w:date="2026-01-16T11:17:00Z" w16du:dateUtc="2026-01-16T03:17:00Z">
            <w:rPr>
              <w:strike/>
            </w:rPr>
          </w:rPrChange>
        </w:rPr>
        <w:t xml:space="preserve"> </w:t>
      </w:r>
      <w:r w:rsidRPr="00176E6D">
        <w:rPr>
          <w:color w:val="0000FF"/>
          <w:highlight w:val="yellow"/>
          <w:rPrChange w:id="382" w:author="Yang Zhen SGH CDAY223" w:date="2026-01-16T11:17:00Z" w16du:dateUtc="2026-01-16T03:17:00Z">
            <w:rPr>
              <w:strike/>
              <w:color w:val="0000FF"/>
            </w:rPr>
          </w:rPrChange>
        </w:rPr>
        <w:t>0</w:t>
      </w:r>
      <w:r w:rsidRPr="00176E6D">
        <w:rPr>
          <w:rFonts w:hint="eastAsia"/>
          <w:color w:val="0000FF"/>
          <w:highlight w:val="yellow"/>
          <w:rPrChange w:id="383" w:author="Yang Zhen SGH CDAY223" w:date="2026-01-16T11:17:00Z" w16du:dateUtc="2026-01-16T03:17:00Z">
            <w:rPr>
              <w:rFonts w:hint="eastAsia"/>
              <w:strike/>
              <w:color w:val="0000FF"/>
            </w:rPr>
          </w:rPrChange>
        </w:rPr>
        <w:t>x</w:t>
      </w:r>
      <w:r w:rsidRPr="00176E6D">
        <w:rPr>
          <w:color w:val="0000FF"/>
          <w:highlight w:val="yellow"/>
          <w:rPrChange w:id="384" w:author="Yang Zhen SGH CDAY223" w:date="2026-01-16T11:17:00Z" w16du:dateUtc="2026-01-16T03:17:00Z">
            <w:rPr>
              <w:strike/>
              <w:color w:val="0000FF"/>
            </w:rPr>
          </w:rPrChange>
        </w:rPr>
        <w:t>01</w:t>
      </w:r>
      <w:r w:rsidRPr="00176E6D">
        <w:rPr>
          <w:rFonts w:hint="eastAsia"/>
          <w:color w:val="0000FF"/>
          <w:highlight w:val="yellow"/>
          <w:rPrChange w:id="385" w:author="Yang Zhen SGH CDAY223" w:date="2026-01-16T11:17:00Z" w16du:dateUtc="2026-01-16T03:17:00Z">
            <w:rPr>
              <w:rFonts w:hint="eastAsia"/>
              <w:strike/>
              <w:color w:val="0000FF"/>
            </w:rPr>
          </w:rPrChange>
        </w:rPr>
        <w:t>（</w:t>
      </w:r>
      <w:r w:rsidRPr="00176E6D">
        <w:rPr>
          <w:color w:val="0000FF"/>
          <w:highlight w:val="yellow"/>
          <w:rPrChange w:id="386" w:author="Yang Zhen SGH CDAY223" w:date="2026-01-16T11:17:00Z" w16du:dateUtc="2026-01-16T03:17:00Z">
            <w:rPr>
              <w:strike/>
              <w:color w:val="0000FF"/>
            </w:rPr>
          </w:rPrChange>
        </w:rPr>
        <w:t>Controlled</w:t>
      </w:r>
      <w:r w:rsidRPr="00176E6D">
        <w:rPr>
          <w:rFonts w:hint="eastAsia"/>
          <w:color w:val="0000FF"/>
          <w:highlight w:val="yellow"/>
          <w:rPrChange w:id="387" w:author="Yang Zhen SGH CDAY223" w:date="2026-01-16T11:17:00Z" w16du:dateUtc="2026-01-16T03:17:00Z">
            <w:rPr>
              <w:rFonts w:hint="eastAsia"/>
              <w:strike/>
              <w:color w:val="0000FF"/>
            </w:rPr>
          </w:rPrChange>
        </w:rPr>
        <w:t>）</w:t>
      </w:r>
    </w:p>
    <w:p w14:paraId="1E53CC26" w14:textId="77777777" w:rsidR="001274D6" w:rsidRPr="00176E6D" w:rsidRDefault="001274D6" w:rsidP="005B622C">
      <w:pPr>
        <w:pStyle w:val="affff7"/>
        <w:widowControl/>
        <w:numPr>
          <w:ilvl w:val="0"/>
          <w:numId w:val="21"/>
        </w:numPr>
        <w:spacing w:line="288" w:lineRule="auto"/>
        <w:ind w:left="1667" w:firstLineChars="0" w:firstLine="420"/>
        <w:jc w:val="left"/>
        <w:rPr>
          <w:color w:val="0000FF"/>
          <w:highlight w:val="yellow"/>
          <w:rPrChange w:id="388" w:author="Yang Zhen SGH CDAY223" w:date="2026-01-16T11:17:00Z" w16du:dateUtc="2026-01-16T03:17:00Z">
            <w:rPr>
              <w:strike/>
              <w:color w:val="0000FF"/>
            </w:rPr>
          </w:rPrChange>
        </w:rPr>
      </w:pPr>
      <w:r w:rsidRPr="00176E6D">
        <w:rPr>
          <w:rFonts w:hint="eastAsia"/>
          <w:color w:val="0000FF"/>
          <w:highlight w:val="yellow"/>
          <w:rPrChange w:id="389" w:author="Yang Zhen SGH CDAY223" w:date="2026-01-16T11:17:00Z" w16du:dateUtc="2026-01-16T03:17:00Z">
            <w:rPr>
              <w:rFonts w:hint="eastAsia"/>
              <w:strike/>
              <w:color w:val="0000FF"/>
            </w:rPr>
          </w:rPrChange>
        </w:rPr>
        <w:t>SUCU</w:t>
      </w:r>
      <w:r w:rsidRPr="00176E6D">
        <w:rPr>
          <w:rFonts w:hint="eastAsia"/>
          <w:color w:val="0000FF"/>
          <w:highlight w:val="yellow"/>
          <w:rPrChange w:id="390" w:author="Yang Zhen SGH CDAY223" w:date="2026-01-16T11:17:00Z" w16du:dateUtc="2026-01-16T03:17:00Z">
            <w:rPr>
              <w:rFonts w:hint="eastAsia"/>
              <w:strike/>
              <w:color w:val="0000FF"/>
            </w:rPr>
          </w:rPrChange>
        </w:rPr>
        <w:t>电磁阀实际电流百分比</w:t>
      </w:r>
      <w:proofErr w:type="spellStart"/>
      <w:r w:rsidRPr="00176E6D">
        <w:rPr>
          <w:color w:val="0000FF"/>
          <w:highlight w:val="yellow"/>
          <w:rPrChange w:id="391" w:author="Yang Zhen SGH CDAY223" w:date="2026-01-16T11:17:00Z" w16du:dateUtc="2026-01-16T03:17:00Z">
            <w:rPr>
              <w:strike/>
              <w:color w:val="0000FF"/>
            </w:rPr>
          </w:rPrChange>
        </w:rPr>
        <w:t>SUCUVlvTrgtCrnt_XX</w:t>
      </w:r>
      <w:proofErr w:type="spellEnd"/>
    </w:p>
    <w:p w14:paraId="0FCB84CE" w14:textId="77777777" w:rsidR="001274D6" w:rsidRPr="00176E6D" w:rsidRDefault="001274D6" w:rsidP="005B622C">
      <w:pPr>
        <w:pStyle w:val="affff7"/>
        <w:widowControl/>
        <w:numPr>
          <w:ilvl w:val="0"/>
          <w:numId w:val="21"/>
        </w:numPr>
        <w:spacing w:line="288" w:lineRule="auto"/>
        <w:ind w:left="1667" w:firstLineChars="0" w:firstLine="420"/>
        <w:jc w:val="left"/>
        <w:rPr>
          <w:color w:val="0000FF"/>
          <w:highlight w:val="yellow"/>
          <w:rPrChange w:id="392" w:author="Yang Zhen SGH CDAY223" w:date="2026-01-16T11:17:00Z" w16du:dateUtc="2026-01-16T03:17:00Z">
            <w:rPr>
              <w:strike/>
              <w:color w:val="0000FF"/>
            </w:rPr>
          </w:rPrChange>
        </w:rPr>
      </w:pPr>
      <w:r w:rsidRPr="00176E6D">
        <w:rPr>
          <w:rFonts w:hint="eastAsia"/>
          <w:color w:val="0000FF"/>
          <w:highlight w:val="yellow"/>
          <w:rPrChange w:id="393" w:author="Yang Zhen SGH CDAY223" w:date="2026-01-16T11:17:00Z" w16du:dateUtc="2026-01-16T03:17:00Z">
            <w:rPr>
              <w:rFonts w:hint="eastAsia"/>
              <w:strike/>
              <w:color w:val="0000FF"/>
            </w:rPr>
          </w:rPrChange>
        </w:rPr>
        <w:t>CDC</w:t>
      </w:r>
      <w:r w:rsidRPr="00176E6D">
        <w:rPr>
          <w:rFonts w:hint="eastAsia"/>
          <w:color w:val="0000FF"/>
          <w:highlight w:val="yellow"/>
          <w:rPrChange w:id="394" w:author="Yang Zhen SGH CDAY223" w:date="2026-01-16T11:17:00Z" w16du:dateUtc="2026-01-16T03:17:00Z">
            <w:rPr>
              <w:rFonts w:hint="eastAsia"/>
              <w:strike/>
              <w:color w:val="0000FF"/>
            </w:rPr>
          </w:rPrChange>
        </w:rPr>
        <w:t>基础电流百分比</w:t>
      </w:r>
      <w:proofErr w:type="spellStart"/>
      <w:r w:rsidRPr="00176E6D">
        <w:rPr>
          <w:color w:val="0000FF"/>
          <w:highlight w:val="yellow"/>
          <w:rPrChange w:id="395" w:author="Yang Zhen SGH CDAY223" w:date="2026-01-16T11:17:00Z" w16du:dateUtc="2026-01-16T03:17:00Z">
            <w:rPr>
              <w:strike/>
              <w:color w:val="0000FF"/>
            </w:rPr>
          </w:rPrChange>
        </w:rPr>
        <w:t>CdcBaseCurrent_xx</w:t>
      </w:r>
      <w:proofErr w:type="spellEnd"/>
    </w:p>
    <w:p w14:paraId="0DB292C1" w14:textId="77777777" w:rsidR="001274D6" w:rsidRPr="00176E6D" w:rsidRDefault="001274D6" w:rsidP="005B622C">
      <w:pPr>
        <w:pStyle w:val="affff7"/>
        <w:widowControl/>
        <w:numPr>
          <w:ilvl w:val="0"/>
          <w:numId w:val="23"/>
        </w:numPr>
        <w:spacing w:beforeLines="50" w:before="156" w:afterLines="50" w:after="156" w:line="288" w:lineRule="auto"/>
        <w:ind w:left="1259" w:firstLineChars="0" w:firstLine="422"/>
        <w:jc w:val="left"/>
        <w:rPr>
          <w:b/>
          <w:bCs/>
          <w:color w:val="0000FF"/>
          <w:highlight w:val="yellow"/>
          <w:rPrChange w:id="396" w:author="Yang Zhen SGH CDAY223" w:date="2026-01-16T11:17:00Z" w16du:dateUtc="2026-01-16T03:17:00Z">
            <w:rPr>
              <w:b/>
              <w:bCs/>
              <w:strike/>
              <w:color w:val="0000FF"/>
            </w:rPr>
          </w:rPrChange>
        </w:rPr>
      </w:pPr>
      <w:r w:rsidRPr="00176E6D">
        <w:rPr>
          <w:rFonts w:hint="eastAsia"/>
          <w:b/>
          <w:bCs/>
          <w:color w:val="0000FF"/>
          <w:highlight w:val="yellow"/>
          <w:rPrChange w:id="397" w:author="Yang Zhen SGH CDAY223" w:date="2026-01-16T11:17:00Z" w16du:dateUtc="2026-01-16T03:17:00Z">
            <w:rPr>
              <w:rFonts w:hint="eastAsia"/>
              <w:b/>
              <w:bCs/>
              <w:strike/>
              <w:color w:val="0000FF"/>
            </w:rPr>
          </w:rPrChange>
        </w:rPr>
        <w:t>控制请求仲裁</w:t>
      </w:r>
    </w:p>
    <w:p w14:paraId="16B4A745" w14:textId="6EDC0081" w:rsidR="001274D6" w:rsidRPr="00E247B6" w:rsidRDefault="001274D6" w:rsidP="0059792D">
      <w:pPr>
        <w:pStyle w:val="affff7"/>
        <w:spacing w:beforeLines="50" w:before="156" w:afterLines="50" w:after="156" w:line="288" w:lineRule="auto"/>
        <w:ind w:leftChars="800" w:left="1680"/>
        <w:rPr>
          <w:color w:val="FF0000"/>
          <w:rPrChange w:id="398" w:author="Yang Zhen SGH CDAY223" w:date="2026-01-16T11:14:00Z" w16du:dateUtc="2026-01-16T03:14:00Z">
            <w:rPr>
              <w:strike/>
              <w:color w:val="FF0000"/>
            </w:rPr>
          </w:rPrChange>
        </w:rPr>
      </w:pPr>
      <w:r w:rsidRPr="00176E6D">
        <w:rPr>
          <w:rFonts w:hint="eastAsia"/>
          <w:color w:val="0000FF"/>
          <w:highlight w:val="yellow"/>
          <w:rPrChange w:id="399" w:author="Yang Zhen SGH CDAY223" w:date="2026-01-16T11:17:00Z" w16du:dateUtc="2026-01-16T03:17:00Z">
            <w:rPr>
              <w:rFonts w:hint="eastAsia"/>
              <w:strike/>
              <w:color w:val="0000FF"/>
            </w:rPr>
          </w:rPrChange>
        </w:rPr>
        <w:t>悬架控制控制系统相关功能（随速调节控制、减速带</w:t>
      </w:r>
      <w:r w:rsidRPr="00176E6D">
        <w:rPr>
          <w:rFonts w:hint="eastAsia"/>
          <w:color w:val="0000FF"/>
          <w:highlight w:val="yellow"/>
          <w:rPrChange w:id="400" w:author="Yang Zhen SGH CDAY223" w:date="2026-01-16T11:17:00Z" w16du:dateUtc="2026-01-16T03:17:00Z">
            <w:rPr>
              <w:rFonts w:hint="eastAsia"/>
              <w:strike/>
              <w:color w:val="0000FF"/>
            </w:rPr>
          </w:rPrChange>
        </w:rPr>
        <w:t>/</w:t>
      </w:r>
      <w:r w:rsidRPr="00176E6D">
        <w:rPr>
          <w:rFonts w:hint="eastAsia"/>
          <w:color w:val="0000FF"/>
          <w:highlight w:val="yellow"/>
          <w:rPrChange w:id="401" w:author="Yang Zhen SGH CDAY223" w:date="2026-01-16T11:17:00Z" w16du:dateUtc="2026-01-16T03:17:00Z">
            <w:rPr>
              <w:rFonts w:hint="eastAsia"/>
              <w:strike/>
              <w:color w:val="0000FF"/>
            </w:rPr>
          </w:rPrChange>
        </w:rPr>
        <w:t>凹坑控制、自适应调节（道路分级））会计算</w:t>
      </w:r>
      <w:r w:rsidRPr="00176E6D">
        <w:rPr>
          <w:rFonts w:hint="eastAsia"/>
          <w:color w:val="0000FF"/>
          <w:highlight w:val="yellow"/>
          <w:rPrChange w:id="402" w:author="Yang Zhen SGH CDAY223" w:date="2026-01-16T11:17:00Z" w16du:dateUtc="2026-01-16T03:17:00Z">
            <w:rPr>
              <w:rFonts w:hint="eastAsia"/>
              <w:strike/>
              <w:color w:val="0000FF"/>
            </w:rPr>
          </w:rPrChange>
        </w:rPr>
        <w:t>C</w:t>
      </w:r>
      <w:r w:rsidRPr="00176E6D">
        <w:rPr>
          <w:color w:val="0000FF"/>
          <w:highlight w:val="yellow"/>
          <w:rPrChange w:id="403" w:author="Yang Zhen SGH CDAY223" w:date="2026-01-16T11:17:00Z" w16du:dateUtc="2026-01-16T03:17:00Z">
            <w:rPr>
              <w:strike/>
              <w:color w:val="0000FF"/>
            </w:rPr>
          </w:rPrChange>
        </w:rPr>
        <w:t>DC</w:t>
      </w:r>
      <w:r w:rsidRPr="00176E6D">
        <w:rPr>
          <w:rFonts w:hint="eastAsia"/>
          <w:color w:val="0000FF"/>
          <w:highlight w:val="yellow"/>
          <w:rPrChange w:id="404" w:author="Yang Zhen SGH CDAY223" w:date="2026-01-16T11:17:00Z" w16du:dateUtc="2026-01-16T03:17:00Z">
            <w:rPr>
              <w:rFonts w:hint="eastAsia"/>
              <w:strike/>
              <w:color w:val="0000FF"/>
            </w:rPr>
          </w:rPrChange>
        </w:rPr>
        <w:t>减振器控制目标电流，</w:t>
      </w:r>
      <w:del w:id="405" w:author="Yang Zhen SGH CDAY223" w:date="2026-01-16T11:17:00Z" w16du:dateUtc="2026-01-16T03:17:00Z">
        <w:r w:rsidRPr="00176E6D" w:rsidDel="009724BE">
          <w:rPr>
            <w:rFonts w:hint="eastAsia"/>
            <w:color w:val="0000FF"/>
            <w:highlight w:val="yellow"/>
            <w:rPrChange w:id="406" w:author="Yang Zhen SGH CDAY223" w:date="2026-01-16T11:17:00Z" w16du:dateUtc="2026-01-16T03:17:00Z">
              <w:rPr>
                <w:rFonts w:hint="eastAsia"/>
                <w:strike/>
                <w:color w:val="0000FF"/>
              </w:rPr>
            </w:rPrChange>
          </w:rPr>
          <w:delText>当</w:delText>
        </w:r>
        <w:r w:rsidR="0014307C" w:rsidRPr="00176E6D" w:rsidDel="009724BE">
          <w:rPr>
            <w:color w:val="0000FF"/>
            <w:highlight w:val="yellow"/>
            <w:rPrChange w:id="407" w:author="Yang Zhen SGH CDAY223" w:date="2026-01-16T11:17:00Z" w16du:dateUtc="2026-01-16T03:17:00Z">
              <w:rPr>
                <w:strike/>
                <w:color w:val="0000FF"/>
              </w:rPr>
            </w:rPrChange>
          </w:rPr>
          <w:delText>VMC</w:delText>
        </w:r>
        <w:r w:rsidR="0094667D" w:rsidRPr="00176E6D" w:rsidDel="009724BE">
          <w:rPr>
            <w:rFonts w:hint="eastAsia"/>
            <w:color w:val="0000FF"/>
            <w:highlight w:val="yellow"/>
            <w:rPrChange w:id="408" w:author="Yang Zhen SGH CDAY223" w:date="2026-01-16T11:17:00Z" w16du:dateUtc="2026-01-16T03:17:00Z">
              <w:rPr>
                <w:rFonts w:hint="eastAsia"/>
                <w:strike/>
                <w:color w:val="0000FF"/>
              </w:rPr>
            </w:rPrChange>
          </w:rPr>
          <w:delText xml:space="preserve"> </w:delText>
        </w:r>
      </w:del>
      <w:del w:id="409" w:author="Yang Zhen SGH CDAY223" w:date="2026-01-16T11:16:00Z" w16du:dateUtc="2026-01-16T03:16:00Z">
        <w:r w:rsidR="0094667D" w:rsidRPr="00176E6D" w:rsidDel="009724BE">
          <w:rPr>
            <w:rFonts w:hint="eastAsia"/>
            <w:color w:val="0000FF"/>
            <w:highlight w:val="yellow"/>
            <w:rPrChange w:id="410" w:author="Yang Zhen SGH CDAY223" w:date="2026-01-16T11:17:00Z" w16du:dateUtc="2026-01-16T03:17:00Z">
              <w:rPr>
                <w:rFonts w:hint="eastAsia"/>
                <w:strike/>
                <w:color w:val="0000FF"/>
              </w:rPr>
            </w:rPrChange>
          </w:rPr>
          <w:delText>HDC</w:delText>
        </w:r>
      </w:del>
      <w:del w:id="411" w:author="Yang Zhen SGH CDAY223" w:date="2026-01-16T11:17:00Z" w16du:dateUtc="2026-01-16T03:17:00Z">
        <w:r w:rsidR="0014307C" w:rsidRPr="00176E6D" w:rsidDel="009724BE">
          <w:rPr>
            <w:rFonts w:hint="eastAsia"/>
            <w:color w:val="0000FF"/>
            <w:highlight w:val="yellow"/>
            <w:rPrChange w:id="412" w:author="Yang Zhen SGH CDAY223" w:date="2026-01-16T11:17:00Z" w16du:dateUtc="2026-01-16T03:17:00Z">
              <w:rPr>
                <w:rFonts w:hint="eastAsia"/>
                <w:strike/>
                <w:color w:val="0000FF"/>
              </w:rPr>
            </w:rPrChange>
          </w:rPr>
          <w:delText>功能</w:delText>
        </w:r>
        <w:r w:rsidRPr="00176E6D" w:rsidDel="009724BE">
          <w:rPr>
            <w:rFonts w:hint="eastAsia"/>
            <w:color w:val="0000FF"/>
            <w:highlight w:val="yellow"/>
            <w:rPrChange w:id="413" w:author="Yang Zhen SGH CDAY223" w:date="2026-01-16T11:17:00Z" w16du:dateUtc="2026-01-16T03:17:00Z">
              <w:rPr>
                <w:rFonts w:hint="eastAsia"/>
                <w:strike/>
                <w:color w:val="0000FF"/>
              </w:rPr>
            </w:rPrChange>
          </w:rPr>
          <w:delText>激活时悬架优先响应</w:delText>
        </w:r>
        <w:r w:rsidR="00175261" w:rsidRPr="00176E6D" w:rsidDel="009724BE">
          <w:rPr>
            <w:rFonts w:hint="eastAsia"/>
            <w:color w:val="0000FF"/>
            <w:highlight w:val="yellow"/>
            <w:rPrChange w:id="414" w:author="Yang Zhen SGH CDAY223" w:date="2026-01-16T11:17:00Z" w16du:dateUtc="2026-01-16T03:17:00Z">
              <w:rPr>
                <w:rFonts w:hint="eastAsia"/>
                <w:strike/>
                <w:color w:val="0000FF"/>
              </w:rPr>
            </w:rPrChange>
          </w:rPr>
          <w:delText xml:space="preserve">VMC </w:delText>
        </w:r>
        <w:r w:rsidR="00175261" w:rsidRPr="00176E6D" w:rsidDel="009724BE">
          <w:rPr>
            <w:rFonts w:hint="eastAsia"/>
            <w:color w:val="0000FF"/>
            <w:highlight w:val="yellow"/>
            <w:rPrChange w:id="415" w:author="Yang Zhen SGH CDAY223" w:date="2026-01-16T11:17:00Z" w16du:dateUtc="2026-01-16T03:17:00Z">
              <w:rPr>
                <w:rFonts w:hint="eastAsia"/>
                <w:strike/>
                <w:color w:val="0000FF"/>
              </w:rPr>
            </w:rPrChange>
          </w:rPr>
          <w:delText>的</w:delText>
        </w:r>
        <w:r w:rsidRPr="00176E6D" w:rsidDel="009724BE">
          <w:rPr>
            <w:rFonts w:hint="eastAsia"/>
            <w:color w:val="0000FF"/>
            <w:highlight w:val="yellow"/>
            <w:rPrChange w:id="416" w:author="Yang Zhen SGH CDAY223" w:date="2026-01-16T11:17:00Z" w16du:dateUtc="2026-01-16T03:17:00Z">
              <w:rPr>
                <w:rFonts w:hint="eastAsia"/>
                <w:strike/>
                <w:color w:val="0000FF"/>
              </w:rPr>
            </w:rPrChange>
          </w:rPr>
          <w:delText>控制请求，当收到</w:delText>
        </w:r>
        <w:r w:rsidRPr="00176E6D" w:rsidDel="009724BE">
          <w:rPr>
            <w:rFonts w:hint="eastAsia"/>
            <w:color w:val="0000FF"/>
            <w:highlight w:val="yellow"/>
            <w:rPrChange w:id="417" w:author="Yang Zhen SGH CDAY223" w:date="2026-01-16T11:17:00Z" w16du:dateUtc="2026-01-16T03:17:00Z">
              <w:rPr>
                <w:rFonts w:hint="eastAsia"/>
                <w:strike/>
                <w:color w:val="0000FF"/>
              </w:rPr>
            </w:rPrChange>
          </w:rPr>
          <w:delText>VMC</w:delText>
        </w:r>
        <w:r w:rsidRPr="00176E6D" w:rsidDel="009724BE">
          <w:rPr>
            <w:rFonts w:hint="eastAsia"/>
            <w:color w:val="0000FF"/>
            <w:highlight w:val="yellow"/>
            <w:rPrChange w:id="418" w:author="Yang Zhen SGH CDAY223" w:date="2026-01-16T11:17:00Z" w16du:dateUtc="2026-01-16T03:17:00Z">
              <w:rPr>
                <w:rFonts w:hint="eastAsia"/>
                <w:strike/>
                <w:color w:val="0000FF"/>
              </w:rPr>
            </w:rPrChange>
          </w:rPr>
          <w:delText>的</w:delText>
        </w:r>
        <w:r w:rsidRPr="00176E6D" w:rsidDel="009724BE">
          <w:rPr>
            <w:rFonts w:hint="eastAsia"/>
            <w:color w:val="0000FF"/>
            <w:highlight w:val="yellow"/>
            <w:rPrChange w:id="419" w:author="Yang Zhen SGH CDAY223" w:date="2026-01-16T11:17:00Z" w16du:dateUtc="2026-01-16T03:17:00Z">
              <w:rPr>
                <w:rFonts w:hint="eastAsia"/>
                <w:strike/>
                <w:color w:val="0000FF"/>
              </w:rPr>
            </w:rPrChange>
          </w:rPr>
          <w:delText>CDC</w:delText>
        </w:r>
        <w:r w:rsidRPr="00176E6D" w:rsidDel="009724BE">
          <w:rPr>
            <w:rFonts w:hint="eastAsia"/>
            <w:color w:val="0000FF"/>
            <w:highlight w:val="yellow"/>
            <w:rPrChange w:id="420" w:author="Yang Zhen SGH CDAY223" w:date="2026-01-16T11:17:00Z" w16du:dateUtc="2026-01-16T03:17:00Z">
              <w:rPr>
                <w:rFonts w:hint="eastAsia"/>
                <w:strike/>
                <w:color w:val="0000FF"/>
              </w:rPr>
            </w:rPrChange>
          </w:rPr>
          <w:delText>控制请求，即由</w:delText>
        </w:r>
        <w:r w:rsidRPr="00176E6D" w:rsidDel="009724BE">
          <w:rPr>
            <w:rFonts w:hint="eastAsia"/>
            <w:color w:val="0000FF"/>
            <w:highlight w:val="yellow"/>
            <w:rPrChange w:id="421" w:author="Yang Zhen SGH CDAY223" w:date="2026-01-16T11:17:00Z" w16du:dateUtc="2026-01-16T03:17:00Z">
              <w:rPr>
                <w:rFonts w:hint="eastAsia"/>
                <w:strike/>
                <w:color w:val="0000FF"/>
              </w:rPr>
            </w:rPrChange>
          </w:rPr>
          <w:delText>VMC</w:delText>
        </w:r>
        <w:r w:rsidRPr="00176E6D" w:rsidDel="009724BE">
          <w:rPr>
            <w:rFonts w:hint="eastAsia"/>
            <w:color w:val="0000FF"/>
            <w:highlight w:val="yellow"/>
            <w:rPrChange w:id="422" w:author="Yang Zhen SGH CDAY223" w:date="2026-01-16T11:17:00Z" w16du:dateUtc="2026-01-16T03:17:00Z">
              <w:rPr>
                <w:rFonts w:hint="eastAsia"/>
                <w:strike/>
                <w:color w:val="0000FF"/>
              </w:rPr>
            </w:rPrChange>
          </w:rPr>
          <w:delText>独占控制</w:delText>
        </w:r>
        <w:r w:rsidRPr="00176E6D" w:rsidDel="009724BE">
          <w:rPr>
            <w:rFonts w:hint="eastAsia"/>
            <w:color w:val="0000FF"/>
            <w:highlight w:val="yellow"/>
            <w:rPrChange w:id="423" w:author="Yang Zhen SGH CDAY223" w:date="2026-01-16T11:17:00Z" w16du:dateUtc="2026-01-16T03:17:00Z">
              <w:rPr>
                <w:rFonts w:hint="eastAsia"/>
                <w:strike/>
                <w:color w:val="0000FF"/>
              </w:rPr>
            </w:rPrChange>
          </w:rPr>
          <w:delText>CDC</w:delText>
        </w:r>
        <w:r w:rsidRPr="00176E6D" w:rsidDel="009724BE">
          <w:rPr>
            <w:rFonts w:hint="eastAsia"/>
            <w:color w:val="0000FF"/>
            <w:highlight w:val="yellow"/>
            <w:rPrChange w:id="424" w:author="Yang Zhen SGH CDAY223" w:date="2026-01-16T11:17:00Z" w16du:dateUtc="2026-01-16T03:17:00Z">
              <w:rPr>
                <w:rFonts w:hint="eastAsia"/>
                <w:strike/>
                <w:color w:val="0000FF"/>
              </w:rPr>
            </w:rPrChange>
          </w:rPr>
          <w:delText>目标电流。</w:delText>
        </w:r>
      </w:del>
    </w:p>
    <w:p w14:paraId="657DD692" w14:textId="776389E0" w:rsidR="00604F04" w:rsidRDefault="00604F04" w:rsidP="0096412D">
      <w:pPr>
        <w:pStyle w:val="3"/>
      </w:pPr>
      <w:r w:rsidRPr="00C54739">
        <w:rPr>
          <w:rFonts w:hint="eastAsia"/>
        </w:rPr>
        <w:t>悬架系统：</w:t>
      </w:r>
      <w:r w:rsidR="00215589">
        <w:rPr>
          <w:rFonts w:hint="eastAsia"/>
        </w:rPr>
        <w:t>主动悬架</w:t>
      </w:r>
    </w:p>
    <w:p w14:paraId="3572C3EF" w14:textId="1267781D" w:rsidR="0096412D" w:rsidRPr="0000004D" w:rsidRDefault="0096412D" w:rsidP="0000004D">
      <w:pPr>
        <w:pStyle w:val="4"/>
        <w:ind w:firstLine="560"/>
      </w:pPr>
      <w:r w:rsidRPr="00C54739">
        <w:rPr>
          <w:rFonts w:hint="eastAsia"/>
        </w:rPr>
        <w:t>边界定义</w:t>
      </w:r>
    </w:p>
    <w:p w14:paraId="0ED372FB" w14:textId="1D7571B5" w:rsidR="0096412D" w:rsidRPr="00C54739" w:rsidRDefault="0000004D" w:rsidP="00BC1557">
      <w:pPr>
        <w:spacing w:line="288" w:lineRule="auto"/>
        <w:ind w:leftChars="400" w:left="840" w:firstLine="420"/>
        <w:rPr>
          <w:rFonts w:cstheme="minorBidi"/>
          <w:sz w:val="22"/>
        </w:rPr>
      </w:pPr>
      <w:r w:rsidRPr="0000004D">
        <w:rPr>
          <w:rFonts w:hint="eastAsia"/>
          <w:lang w:val="zh-CN"/>
        </w:rPr>
        <w:t xml:space="preserve">VMC </w:t>
      </w:r>
      <w:r w:rsidR="00A62C45">
        <w:rPr>
          <w:rFonts w:hint="eastAsia"/>
          <w:lang w:val="zh-CN"/>
        </w:rPr>
        <w:t>ARM</w:t>
      </w:r>
      <w:r w:rsidRPr="0000004D">
        <w:rPr>
          <w:rFonts w:hint="eastAsia"/>
          <w:lang w:val="zh-CN"/>
        </w:rPr>
        <w:t>功能的垂向</w:t>
      </w:r>
      <w:r w:rsidRPr="0000004D">
        <w:rPr>
          <w:rFonts w:hint="eastAsia"/>
          <w:lang w:val="zh-CN"/>
        </w:rPr>
        <w:t>/</w:t>
      </w:r>
      <w:r w:rsidRPr="0000004D">
        <w:rPr>
          <w:rFonts w:hint="eastAsia"/>
          <w:lang w:val="zh-CN"/>
        </w:rPr>
        <w:t>载荷调整功能主动悬架的主动阻尼力。</w:t>
      </w:r>
      <w:r w:rsidR="0096412D" w:rsidRPr="00C54739">
        <w:rPr>
          <w:rFonts w:cstheme="minorBidi" w:hint="eastAsia"/>
          <w:sz w:val="22"/>
        </w:rPr>
        <w:t>。</w:t>
      </w:r>
    </w:p>
    <w:p w14:paraId="7777A3B8" w14:textId="77777777" w:rsidR="000027E0" w:rsidRDefault="000027E0" w:rsidP="000027E0">
      <w:pPr>
        <w:pStyle w:val="4"/>
        <w:ind w:firstLine="560"/>
      </w:pPr>
      <w:r w:rsidRPr="00C54739">
        <w:rPr>
          <w:rFonts w:hint="eastAsia"/>
        </w:rPr>
        <w:t>对悬架执行器的使用策略</w:t>
      </w:r>
    </w:p>
    <w:p w14:paraId="55936433" w14:textId="04E7227C" w:rsidR="00BC1557" w:rsidRPr="00257C77" w:rsidRDefault="00BC1557" w:rsidP="00BC1557">
      <w:pPr>
        <w:spacing w:beforeLines="50" w:before="156" w:afterLines="50" w:after="156" w:line="288" w:lineRule="auto"/>
        <w:ind w:leftChars="350" w:left="735" w:firstLine="420"/>
        <w:rPr>
          <w:lang w:val="zh-CN"/>
        </w:rPr>
      </w:pPr>
      <w:r w:rsidRPr="003A00A2">
        <w:rPr>
          <w:lang w:val="zh-CN"/>
        </w:rPr>
        <w:t xml:space="preserve">VMC </w:t>
      </w:r>
      <w:r w:rsidR="00833D6B">
        <w:rPr>
          <w:rFonts w:hint="eastAsia"/>
          <w:lang w:val="zh-CN"/>
        </w:rPr>
        <w:t>ARM</w:t>
      </w:r>
      <w:r w:rsidRPr="003A00A2">
        <w:rPr>
          <w:rFonts w:hint="eastAsia"/>
          <w:lang w:val="zh-CN"/>
        </w:rPr>
        <w:t>功能激活</w:t>
      </w:r>
      <w:r w:rsidR="00833D6B">
        <w:rPr>
          <w:rFonts w:hint="eastAsia"/>
          <w:lang w:val="zh-CN"/>
        </w:rPr>
        <w:t>后</w:t>
      </w:r>
      <w:r w:rsidRPr="003A00A2">
        <w:rPr>
          <w:rFonts w:hint="eastAsia"/>
          <w:lang w:val="zh-CN"/>
        </w:rPr>
        <w:t>，</w:t>
      </w:r>
      <w:r w:rsidR="004E4FBB" w:rsidRPr="005A37A2">
        <w:rPr>
          <w:rFonts w:cstheme="minorBidi" w:hint="eastAsia"/>
          <w:sz w:val="22"/>
          <w:highlight w:val="yellow"/>
        </w:rPr>
        <w:t>VMC</w:t>
      </w:r>
      <w:r w:rsidR="004E4FBB">
        <w:rPr>
          <w:rFonts w:cstheme="minorBidi" w:hint="eastAsia"/>
          <w:sz w:val="22"/>
          <w:highlight w:val="yellow"/>
        </w:rPr>
        <w:t>通过调整</w:t>
      </w:r>
      <w:r w:rsidR="004E4FBB" w:rsidRPr="005A37A2">
        <w:rPr>
          <w:rFonts w:cstheme="minorBidi" w:hint="eastAsia"/>
          <w:sz w:val="22"/>
          <w:highlight w:val="yellow"/>
        </w:rPr>
        <w:t>四轮侧主动悬架的主动阻尼力，调整车身重心位置，优化侧翻工况下内外侧载荷的分配。</w:t>
      </w:r>
      <w:r w:rsidR="004E4FBB" w:rsidRPr="005A37A2">
        <w:rPr>
          <w:rFonts w:cstheme="minorBidi" w:hint="eastAsia"/>
          <w:sz w:val="22"/>
          <w:highlight w:val="yellow"/>
        </w:rPr>
        <w:t xml:space="preserve">ARM </w:t>
      </w:r>
      <w:r w:rsidR="004E4FBB" w:rsidRPr="005A37A2">
        <w:rPr>
          <w:rFonts w:cstheme="minorBidi" w:hint="eastAsia"/>
          <w:sz w:val="22"/>
          <w:highlight w:val="yellow"/>
        </w:rPr>
        <w:t>功能激活期间，</w:t>
      </w:r>
      <w:r w:rsidR="004E4FBB" w:rsidRPr="005A37A2">
        <w:rPr>
          <w:rFonts w:cstheme="minorBidi" w:hint="eastAsia"/>
          <w:sz w:val="22"/>
          <w:highlight w:val="yellow"/>
        </w:rPr>
        <w:t>VMC</w:t>
      </w:r>
      <w:r w:rsidR="004E4FBB" w:rsidRPr="005A37A2">
        <w:rPr>
          <w:rFonts w:cstheme="minorBidi" w:hint="eastAsia"/>
          <w:sz w:val="22"/>
          <w:highlight w:val="yellow"/>
        </w:rPr>
        <w:t>拥有主动悬架控制最高优先级</w:t>
      </w:r>
      <w:r w:rsidR="004E4FBB">
        <w:rPr>
          <w:rFonts w:cstheme="minorBidi" w:hint="eastAsia"/>
          <w:sz w:val="22"/>
          <w:highlight w:val="yellow"/>
        </w:rPr>
        <w:t>（</w:t>
      </w:r>
      <w:r w:rsidR="004E4FBB">
        <w:rPr>
          <w:rFonts w:cstheme="minorBidi" w:hint="eastAsia"/>
          <w:sz w:val="22"/>
          <w:highlight w:val="yellow"/>
        </w:rPr>
        <w:t>override</w:t>
      </w:r>
      <w:r w:rsidR="004E4FBB">
        <w:rPr>
          <w:rFonts w:cstheme="minorBidi" w:hint="eastAsia"/>
          <w:sz w:val="22"/>
          <w:highlight w:val="yellow"/>
        </w:rPr>
        <w:t>？）</w:t>
      </w:r>
      <w:r w:rsidR="004E4FBB" w:rsidRPr="005A37A2">
        <w:rPr>
          <w:rFonts w:cstheme="minorBidi" w:hint="eastAsia"/>
          <w:sz w:val="22"/>
          <w:highlight w:val="yellow"/>
        </w:rPr>
        <w:t>。</w:t>
      </w:r>
      <w:r w:rsidRPr="00257C77">
        <w:rPr>
          <w:rFonts w:hint="eastAsia"/>
          <w:lang w:val="zh-CN"/>
        </w:rPr>
        <w:t>通过</w:t>
      </w:r>
      <w:r w:rsidRPr="00257C77">
        <w:rPr>
          <w:lang w:val="zh-CN"/>
        </w:rPr>
        <w:t>0</w:t>
      </w:r>
      <w:r w:rsidRPr="00257C77">
        <w:rPr>
          <w:rFonts w:hint="eastAsia"/>
          <w:lang w:val="zh-CN"/>
        </w:rPr>
        <w:t>x</w:t>
      </w:r>
      <w:r w:rsidRPr="00257C77">
        <w:rPr>
          <w:lang w:val="zh-CN"/>
        </w:rPr>
        <w:t>0C0</w:t>
      </w:r>
      <w:r w:rsidRPr="00257C77">
        <w:rPr>
          <w:rFonts w:hint="eastAsia"/>
          <w:lang w:val="zh-CN"/>
        </w:rPr>
        <w:t>报文发送控制目标请求给</w:t>
      </w:r>
      <w:r w:rsidRPr="00257C77">
        <w:rPr>
          <w:rFonts w:hint="eastAsia"/>
          <w:lang w:val="zh-CN"/>
        </w:rPr>
        <w:t>S</w:t>
      </w:r>
      <w:r w:rsidRPr="00257C77">
        <w:rPr>
          <w:lang w:val="zh-CN"/>
        </w:rPr>
        <w:t>UCU</w:t>
      </w:r>
      <w:r w:rsidRPr="00257C77">
        <w:rPr>
          <w:rFonts w:hint="eastAsia"/>
          <w:lang w:val="zh-CN"/>
        </w:rPr>
        <w:t>悬架控制器：</w:t>
      </w:r>
    </w:p>
    <w:p w14:paraId="171266CB" w14:textId="77777777" w:rsidR="00EE5649" w:rsidRPr="00AE3D93" w:rsidRDefault="00257C77" w:rsidP="00EE5649">
      <w:pPr>
        <w:pStyle w:val="affff7"/>
        <w:widowControl/>
        <w:numPr>
          <w:ilvl w:val="0"/>
          <w:numId w:val="32"/>
        </w:numPr>
        <w:spacing w:line="288" w:lineRule="auto"/>
        <w:ind w:left="1259" w:firstLineChars="0"/>
        <w:jc w:val="left"/>
        <w:rPr>
          <w:ins w:id="425" w:author="Yang Zhen SGH CDAY223" w:date="2026-01-16T11:18:00Z" w16du:dateUtc="2026-01-16T03:18:00Z"/>
          <w:color w:val="0000FF"/>
        </w:rPr>
      </w:pPr>
      <w:del w:id="426" w:author="Yang Zhen SGH CDAY223" w:date="2026-01-16T11:18:00Z" w16du:dateUtc="2026-01-16T03:18:00Z">
        <w:r w:rsidRPr="00AE3D93" w:rsidDel="00EE5649">
          <w:rPr>
            <w:rFonts w:hint="eastAsia"/>
            <w:color w:val="0000FF"/>
          </w:rPr>
          <w:delText>主动悬架激活请求</w:delText>
        </w:r>
        <w:r w:rsidRPr="00AE3D93" w:rsidDel="00EE5649">
          <w:rPr>
            <w:color w:val="0000FF"/>
          </w:rPr>
          <w:delText>ActvSuspActvRqst</w:delText>
        </w:r>
        <w:r w:rsidDel="00EE5649">
          <w:rPr>
            <w:rFonts w:hint="eastAsia"/>
            <w:color w:val="0000FF"/>
          </w:rPr>
          <w:delText xml:space="preserve">= </w:delText>
        </w:r>
        <w:r w:rsidRPr="00AE3D93" w:rsidDel="00EE5649">
          <w:rPr>
            <w:color w:val="0000FF"/>
          </w:rPr>
          <w:delText>0</w:delText>
        </w:r>
        <w:r w:rsidRPr="00AE3D93" w:rsidDel="00EE5649">
          <w:rPr>
            <w:rFonts w:hint="eastAsia"/>
            <w:color w:val="0000FF"/>
          </w:rPr>
          <w:delText>x</w:delText>
        </w:r>
        <w:r w:rsidRPr="00100B4F" w:rsidDel="00EE5649">
          <w:rPr>
            <w:color w:val="0000FF"/>
          </w:rPr>
          <w:delText>2=Mode Damper Force</w:delText>
        </w:r>
      </w:del>
      <w:ins w:id="427" w:author="Yang Zhen SGH CDAY223" w:date="2026-01-16T11:18:00Z" w16du:dateUtc="2026-01-16T03:18:00Z">
        <w:r w:rsidR="00EE5649">
          <w:rPr>
            <w:rFonts w:hint="eastAsia"/>
            <w:color w:val="0000FF"/>
          </w:rPr>
          <w:t xml:space="preserve"> </w:t>
        </w:r>
        <w:r w:rsidR="00EE5649" w:rsidRPr="00AE3D93">
          <w:rPr>
            <w:rFonts w:hint="eastAsia"/>
            <w:color w:val="0000FF"/>
          </w:rPr>
          <w:t>主动悬架激活请求</w:t>
        </w:r>
        <w:proofErr w:type="spellStart"/>
        <w:r w:rsidR="00EE5649" w:rsidRPr="00AE3D93">
          <w:rPr>
            <w:color w:val="0000FF"/>
          </w:rPr>
          <w:t>ActvSuspActvRqst</w:t>
        </w:r>
        <w:proofErr w:type="spellEnd"/>
        <w:r w:rsidR="00EE5649">
          <w:rPr>
            <w:rFonts w:hint="eastAsia"/>
            <w:color w:val="0000FF"/>
          </w:rPr>
          <w:t xml:space="preserve">= </w:t>
        </w:r>
        <w:r w:rsidR="00EE5649" w:rsidRPr="00554515">
          <w:rPr>
            <w:color w:val="0000FF"/>
          </w:rPr>
          <w:t>$1=Mode Damper Force offset</w:t>
        </w:r>
        <w:r w:rsidR="00EE5649">
          <w:rPr>
            <w:rFonts w:hint="eastAsia"/>
            <w:color w:val="0000FF"/>
          </w:rPr>
          <w:t xml:space="preserve"> </w:t>
        </w:r>
        <w:r w:rsidR="00EE5649">
          <w:rPr>
            <w:rFonts w:hint="eastAsia"/>
            <w:color w:val="0000FF"/>
          </w:rPr>
          <w:t>或</w:t>
        </w:r>
        <w:r w:rsidR="00EE5649">
          <w:rPr>
            <w:rFonts w:hint="eastAsia"/>
            <w:color w:val="0000FF"/>
          </w:rPr>
          <w:t xml:space="preserve"> </w:t>
        </w:r>
        <w:r w:rsidR="00EE5649" w:rsidRPr="00554515">
          <w:rPr>
            <w:color w:val="0000FF"/>
          </w:rPr>
          <w:t>$2=Mode Damper Force override</w:t>
        </w:r>
      </w:ins>
    </w:p>
    <w:p w14:paraId="45A14469" w14:textId="37FE2C79" w:rsidR="00257C77" w:rsidRPr="00AE3D93" w:rsidDel="00EE5649" w:rsidRDefault="00257C77" w:rsidP="00257C77">
      <w:pPr>
        <w:pStyle w:val="affff7"/>
        <w:widowControl/>
        <w:numPr>
          <w:ilvl w:val="0"/>
          <w:numId w:val="32"/>
        </w:numPr>
        <w:spacing w:line="288" w:lineRule="auto"/>
        <w:ind w:left="1259" w:firstLineChars="0"/>
        <w:jc w:val="left"/>
        <w:rPr>
          <w:del w:id="428" w:author="Yang Zhen SGH CDAY223" w:date="2026-01-16T11:18:00Z" w16du:dateUtc="2026-01-16T03:18:00Z"/>
          <w:color w:val="0000FF"/>
        </w:rPr>
      </w:pPr>
    </w:p>
    <w:p w14:paraId="56CA4364" w14:textId="75239EFD" w:rsidR="00257C77" w:rsidRPr="00100B4F" w:rsidRDefault="00257C77" w:rsidP="00257C77">
      <w:pPr>
        <w:pStyle w:val="affff7"/>
        <w:widowControl/>
        <w:numPr>
          <w:ilvl w:val="0"/>
          <w:numId w:val="32"/>
        </w:numPr>
        <w:spacing w:line="288" w:lineRule="auto"/>
        <w:ind w:firstLineChars="0"/>
        <w:jc w:val="left"/>
        <w:rPr>
          <w:color w:val="0000FF"/>
        </w:rPr>
      </w:pPr>
      <w:r w:rsidRPr="00100B4F">
        <w:rPr>
          <w:rFonts w:hint="eastAsia"/>
          <w:color w:val="0000FF"/>
        </w:rPr>
        <w:t>主动悬架目标阻尼力</w:t>
      </w:r>
      <w:proofErr w:type="spellStart"/>
      <w:r w:rsidRPr="00100B4F">
        <w:rPr>
          <w:color w:val="0000FF"/>
        </w:rPr>
        <w:t>ActvSuspTarForce_FL</w:t>
      </w:r>
      <w:proofErr w:type="spellEnd"/>
      <w:r w:rsidRPr="00100B4F">
        <w:rPr>
          <w:rFonts w:hint="eastAsia"/>
          <w:color w:val="0000FF"/>
        </w:rPr>
        <w:t>、</w:t>
      </w:r>
      <w:proofErr w:type="spellStart"/>
      <w:r w:rsidRPr="00100B4F">
        <w:rPr>
          <w:color w:val="0000FF"/>
        </w:rPr>
        <w:t>ActvSuspTarForce_FR</w:t>
      </w:r>
      <w:proofErr w:type="spellEnd"/>
      <w:r w:rsidRPr="00100B4F">
        <w:rPr>
          <w:rFonts w:hint="eastAsia"/>
          <w:color w:val="0000FF"/>
        </w:rPr>
        <w:t>、</w:t>
      </w:r>
      <w:proofErr w:type="spellStart"/>
      <w:r w:rsidRPr="00100B4F">
        <w:rPr>
          <w:color w:val="0000FF"/>
        </w:rPr>
        <w:t>ActvSuspTarForce_RL</w:t>
      </w:r>
      <w:proofErr w:type="spellEnd"/>
      <w:r>
        <w:rPr>
          <w:rFonts w:hint="eastAsia"/>
          <w:color w:val="0000FF"/>
        </w:rPr>
        <w:t>、</w:t>
      </w:r>
      <w:proofErr w:type="spellStart"/>
      <w:r w:rsidRPr="00100B4F">
        <w:rPr>
          <w:color w:val="0000FF"/>
        </w:rPr>
        <w:t>ActvSuspTarForce_RR</w:t>
      </w:r>
      <w:proofErr w:type="spellEnd"/>
      <w:ins w:id="429" w:author="Yang Zhen SGH CDAY223" w:date="2026-01-16T11:18:00Z" w16du:dateUtc="2026-01-16T03:18:00Z">
        <w:r w:rsidR="00001F8D">
          <w:rPr>
            <w:rFonts w:hint="eastAsia"/>
            <w:color w:val="0000FF"/>
          </w:rPr>
          <w:t xml:space="preserve"> </w:t>
        </w:r>
        <w:r w:rsidR="00001F8D">
          <w:rPr>
            <w:rFonts w:hint="eastAsia"/>
            <w:color w:val="0000FF"/>
          </w:rPr>
          <w:t>（</w:t>
        </w:r>
        <w:r w:rsidR="00001F8D" w:rsidRPr="00602670">
          <w:rPr>
            <w:rFonts w:hint="eastAsia"/>
            <w:color w:val="0000FF"/>
          </w:rPr>
          <w:t>offset</w:t>
        </w:r>
        <w:r w:rsidR="00001F8D" w:rsidRPr="00602670">
          <w:rPr>
            <w:rFonts w:hint="eastAsia"/>
            <w:color w:val="0000FF"/>
          </w:rPr>
          <w:t>或</w:t>
        </w:r>
        <w:r w:rsidR="00001F8D" w:rsidRPr="00602670">
          <w:rPr>
            <w:rFonts w:hint="eastAsia"/>
            <w:color w:val="0000FF"/>
          </w:rPr>
          <w:t>override</w:t>
        </w:r>
        <w:r w:rsidR="00001F8D">
          <w:rPr>
            <w:rFonts w:hint="eastAsia"/>
            <w:color w:val="0000FF"/>
          </w:rPr>
          <w:t>模式，</w:t>
        </w:r>
        <w:r w:rsidR="00001F8D" w:rsidRPr="00602670">
          <w:rPr>
            <w:rFonts w:hint="eastAsia"/>
            <w:color w:val="0000FF"/>
          </w:rPr>
          <w:t>取决于和主动悬架握手模式）</w:t>
        </w:r>
      </w:ins>
    </w:p>
    <w:p w14:paraId="2888259A" w14:textId="77777777" w:rsidR="00257C77" w:rsidRPr="00257C77" w:rsidRDefault="00257C77" w:rsidP="00257C77">
      <w:pPr>
        <w:spacing w:beforeLines="50" w:before="156" w:afterLines="50" w:after="156" w:line="288" w:lineRule="auto"/>
        <w:ind w:leftChars="200" w:left="420" w:firstLine="420"/>
        <w:rPr>
          <w:lang w:val="zh-CN"/>
        </w:rPr>
      </w:pPr>
      <w:r w:rsidRPr="00257C77">
        <w:rPr>
          <w:rFonts w:hint="eastAsia"/>
          <w:lang w:val="zh-CN"/>
        </w:rPr>
        <w:t>主动悬架反馈以下信号给</w:t>
      </w:r>
      <w:r w:rsidRPr="00257C77">
        <w:rPr>
          <w:rFonts w:hint="eastAsia"/>
          <w:lang w:val="zh-CN"/>
        </w:rPr>
        <w:t>V</w:t>
      </w:r>
      <w:r w:rsidRPr="00257C77">
        <w:rPr>
          <w:lang w:val="zh-CN"/>
        </w:rPr>
        <w:t>MC</w:t>
      </w:r>
      <w:r w:rsidRPr="00257C77">
        <w:rPr>
          <w:rFonts w:hint="eastAsia"/>
          <w:lang w:val="zh-CN"/>
        </w:rPr>
        <w:t>：</w:t>
      </w:r>
    </w:p>
    <w:p w14:paraId="75A7A849" w14:textId="77777777" w:rsidR="003038BF" w:rsidRDefault="00257C77" w:rsidP="003038BF">
      <w:pPr>
        <w:pStyle w:val="affff7"/>
        <w:widowControl/>
        <w:numPr>
          <w:ilvl w:val="0"/>
          <w:numId w:val="32"/>
        </w:numPr>
        <w:spacing w:line="288" w:lineRule="auto"/>
        <w:ind w:left="1259" w:firstLineChars="0"/>
        <w:jc w:val="left"/>
        <w:rPr>
          <w:ins w:id="430" w:author="Yang Zhen SGH CDAY223" w:date="2026-01-16T11:19:00Z" w16du:dateUtc="2026-01-16T03:19:00Z"/>
          <w:color w:val="0000FF"/>
        </w:rPr>
      </w:pPr>
      <w:del w:id="431" w:author="Yang Zhen SGH CDAY223" w:date="2026-01-16T11:19:00Z" w16du:dateUtc="2026-01-16T03:19:00Z">
        <w:r w:rsidRPr="00257C77" w:rsidDel="003038BF">
          <w:rPr>
            <w:rFonts w:hint="eastAsia"/>
          </w:rPr>
          <w:delText>主动悬架执行器状态</w:delText>
        </w:r>
        <w:r w:rsidRPr="00257C77" w:rsidDel="003038BF">
          <w:delText>ActSuspActrSts =</w:delText>
        </w:r>
        <w:r w:rsidRPr="00257C77" w:rsidDel="003038BF">
          <w:rPr>
            <w:rFonts w:hint="eastAsia"/>
          </w:rPr>
          <w:delText xml:space="preserve"> </w:delText>
        </w:r>
        <w:r w:rsidRPr="00257C77" w:rsidDel="003038BF">
          <w:delText>0</w:delText>
        </w:r>
        <w:r w:rsidRPr="00257C77" w:rsidDel="003038BF">
          <w:rPr>
            <w:rFonts w:hint="eastAsia"/>
          </w:rPr>
          <w:delText>x</w:delText>
        </w:r>
        <w:r w:rsidRPr="00257C77" w:rsidDel="003038BF">
          <w:delText>2=Mode Damper Force</w:delText>
        </w:r>
        <w:r w:rsidRPr="00257C77" w:rsidDel="003038BF">
          <w:rPr>
            <w:rFonts w:hint="eastAsia"/>
          </w:rPr>
          <w:delText>代表握手成功，执行</w:delText>
        </w:r>
        <w:r w:rsidRPr="00257C77" w:rsidDel="003038BF">
          <w:rPr>
            <w:rFonts w:hint="eastAsia"/>
          </w:rPr>
          <w:delText>VMC</w:delText>
        </w:r>
        <w:r w:rsidRPr="00257C77" w:rsidDel="003038BF">
          <w:rPr>
            <w:rFonts w:hint="eastAsia"/>
          </w:rPr>
          <w:delText>的目标阻尼力，此时由</w:delText>
        </w:r>
        <w:r w:rsidRPr="00257C77" w:rsidDel="003038BF">
          <w:rPr>
            <w:rFonts w:hint="eastAsia"/>
          </w:rPr>
          <w:delText>VMC</w:delText>
        </w:r>
        <w:r w:rsidRPr="00257C77" w:rsidDel="003038BF">
          <w:rPr>
            <w:rFonts w:hint="eastAsia"/>
          </w:rPr>
          <w:delText>独占进行阻尼力控制</w:delText>
        </w:r>
      </w:del>
      <w:ins w:id="432" w:author="Yang Zhen SGH CDAY223" w:date="2026-01-16T11:19:00Z" w16du:dateUtc="2026-01-16T03:19:00Z">
        <w:r w:rsidR="003038BF">
          <w:rPr>
            <w:rFonts w:hint="eastAsia"/>
          </w:rPr>
          <w:t xml:space="preserve"> </w:t>
        </w:r>
        <w:r w:rsidR="003038BF" w:rsidRPr="00117A5B">
          <w:rPr>
            <w:rFonts w:hint="eastAsia"/>
            <w:color w:val="0000FF"/>
          </w:rPr>
          <w:t>主动悬架执行器状态</w:t>
        </w:r>
        <w:proofErr w:type="spellStart"/>
        <w:r w:rsidR="003038BF" w:rsidRPr="00117A5B">
          <w:rPr>
            <w:color w:val="0000FF"/>
          </w:rPr>
          <w:t>ActSuspActrSts</w:t>
        </w:r>
        <w:proofErr w:type="spellEnd"/>
        <w:r w:rsidR="003038BF" w:rsidRPr="00117A5B">
          <w:rPr>
            <w:color w:val="0000FF"/>
          </w:rPr>
          <w:t xml:space="preserve"> =</w:t>
        </w:r>
        <w:r w:rsidR="003038BF">
          <w:rPr>
            <w:rFonts w:hint="eastAsia"/>
            <w:color w:val="0000FF"/>
          </w:rPr>
          <w:t xml:space="preserve"> </w:t>
        </w:r>
        <w:r w:rsidR="003038BF" w:rsidRPr="00981166">
          <w:rPr>
            <w:color w:val="0000FF"/>
          </w:rPr>
          <w:t>$2=Mode Damper Force offset</w:t>
        </w:r>
        <w:r w:rsidR="003038BF">
          <w:rPr>
            <w:rFonts w:hint="eastAsia"/>
            <w:color w:val="0000FF"/>
          </w:rPr>
          <w:t>或</w:t>
        </w:r>
        <w:r w:rsidR="003038BF" w:rsidRPr="00981166">
          <w:rPr>
            <w:color w:val="0000FF"/>
          </w:rPr>
          <w:t>$3=Mode Damper Force overwrite</w:t>
        </w:r>
        <w:r w:rsidR="003038BF">
          <w:rPr>
            <w:rFonts w:hint="eastAsia"/>
            <w:color w:val="0000FF"/>
          </w:rPr>
          <w:t>，代表握手成功，执行</w:t>
        </w:r>
        <w:r w:rsidR="003038BF">
          <w:rPr>
            <w:rFonts w:hint="eastAsia"/>
            <w:color w:val="0000FF"/>
          </w:rPr>
          <w:t>VMC</w:t>
        </w:r>
        <w:r w:rsidR="003038BF">
          <w:rPr>
            <w:rFonts w:hint="eastAsia"/>
            <w:color w:val="0000FF"/>
          </w:rPr>
          <w:t>的</w:t>
        </w:r>
        <w:r w:rsidR="003038BF" w:rsidRPr="00100B4F">
          <w:rPr>
            <w:rFonts w:hint="eastAsia"/>
            <w:color w:val="0000FF"/>
          </w:rPr>
          <w:t>目标阻尼力</w:t>
        </w:r>
        <w:r w:rsidR="003038BF">
          <w:rPr>
            <w:rFonts w:hint="eastAsia"/>
            <w:color w:val="0000FF"/>
          </w:rPr>
          <w:t>（</w:t>
        </w:r>
        <w:r w:rsidR="003038BF" w:rsidRPr="00602670">
          <w:rPr>
            <w:rFonts w:hint="eastAsia"/>
            <w:color w:val="0000FF"/>
          </w:rPr>
          <w:t>offset</w:t>
        </w:r>
        <w:r w:rsidR="003038BF" w:rsidRPr="00602670">
          <w:rPr>
            <w:rFonts w:hint="eastAsia"/>
            <w:color w:val="0000FF"/>
          </w:rPr>
          <w:t>或</w:t>
        </w:r>
        <w:r w:rsidR="003038BF" w:rsidRPr="00602670">
          <w:rPr>
            <w:rFonts w:hint="eastAsia"/>
            <w:color w:val="0000FF"/>
          </w:rPr>
          <w:t>override</w:t>
        </w:r>
        <w:r w:rsidR="003038BF">
          <w:rPr>
            <w:rFonts w:hint="eastAsia"/>
            <w:color w:val="0000FF"/>
          </w:rPr>
          <w:t>模式，</w:t>
        </w:r>
        <w:r w:rsidR="003038BF" w:rsidRPr="00602670">
          <w:rPr>
            <w:rFonts w:hint="eastAsia"/>
            <w:color w:val="0000FF"/>
          </w:rPr>
          <w:t>取决于和主动悬架握手模式）</w:t>
        </w:r>
        <w:r w:rsidR="003038BF">
          <w:rPr>
            <w:rFonts w:hint="eastAsia"/>
            <w:color w:val="0000FF"/>
          </w:rPr>
          <w:t>，此时由</w:t>
        </w:r>
        <w:r w:rsidR="003038BF">
          <w:rPr>
            <w:rFonts w:hint="eastAsia"/>
            <w:color w:val="0000FF"/>
          </w:rPr>
          <w:t>VMC</w:t>
        </w:r>
        <w:r w:rsidR="003038BF">
          <w:rPr>
            <w:rFonts w:hint="eastAsia"/>
            <w:color w:val="0000FF"/>
          </w:rPr>
          <w:t>独占进行阻尼力控制</w:t>
        </w:r>
      </w:ins>
    </w:p>
    <w:p w14:paraId="0A17495C" w14:textId="3BEFF0B5" w:rsidR="00257C77" w:rsidRPr="00257C77" w:rsidDel="003038BF" w:rsidRDefault="00257C77" w:rsidP="00257C77">
      <w:pPr>
        <w:pStyle w:val="affff7"/>
        <w:widowControl/>
        <w:numPr>
          <w:ilvl w:val="0"/>
          <w:numId w:val="32"/>
        </w:numPr>
        <w:spacing w:line="288" w:lineRule="auto"/>
        <w:ind w:left="1259" w:firstLineChars="0"/>
        <w:jc w:val="left"/>
        <w:rPr>
          <w:del w:id="433" w:author="Yang Zhen SGH CDAY223" w:date="2026-01-16T11:19:00Z" w16du:dateUtc="2026-01-16T03:19:00Z"/>
        </w:rPr>
      </w:pPr>
    </w:p>
    <w:p w14:paraId="3A65FBAE" w14:textId="77777777" w:rsidR="00257C77" w:rsidRPr="00257C77" w:rsidRDefault="00257C77" w:rsidP="00257C77">
      <w:pPr>
        <w:pStyle w:val="affff7"/>
        <w:widowControl/>
        <w:numPr>
          <w:ilvl w:val="0"/>
          <w:numId w:val="32"/>
        </w:numPr>
        <w:spacing w:line="288" w:lineRule="auto"/>
        <w:ind w:left="1259" w:firstLineChars="0"/>
        <w:jc w:val="left"/>
      </w:pPr>
      <w:r w:rsidRPr="00257C77">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BE7670" w14:paraId="727AF469" w14:textId="77777777" w:rsidTr="001972ED">
        <w:tc>
          <w:tcPr>
            <w:tcW w:w="877" w:type="pct"/>
            <w:tcBorders>
              <w:right w:val="single" w:sz="4" w:space="0" w:color="auto"/>
            </w:tcBorders>
            <w:vAlign w:val="center"/>
          </w:tcPr>
          <w:p w14:paraId="757510F5"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ActSuspCtrlOrigTargtDampForce_FL</w:t>
            </w:r>
            <w:proofErr w:type="spellEnd"/>
          </w:p>
        </w:tc>
        <w:tc>
          <w:tcPr>
            <w:tcW w:w="1000" w:type="pct"/>
            <w:tcBorders>
              <w:left w:val="single" w:sz="4" w:space="0" w:color="auto"/>
            </w:tcBorders>
            <w:vAlign w:val="center"/>
          </w:tcPr>
          <w:p w14:paraId="27188389"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左前轮减震器目标主动力</w:t>
            </w:r>
          </w:p>
        </w:tc>
      </w:tr>
      <w:tr w:rsidR="00257C77" w:rsidRPr="00BE7670" w14:paraId="24B62B1C" w14:textId="77777777" w:rsidTr="001972ED">
        <w:tc>
          <w:tcPr>
            <w:tcW w:w="877" w:type="pct"/>
            <w:tcBorders>
              <w:right w:val="single" w:sz="4" w:space="0" w:color="auto"/>
            </w:tcBorders>
            <w:vAlign w:val="center"/>
          </w:tcPr>
          <w:p w14:paraId="71FF5195"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ActSuspCtrlOrigTargtDampForce_FR</w:t>
            </w:r>
            <w:proofErr w:type="spellEnd"/>
          </w:p>
        </w:tc>
        <w:tc>
          <w:tcPr>
            <w:tcW w:w="1000" w:type="pct"/>
            <w:tcBorders>
              <w:left w:val="single" w:sz="4" w:space="0" w:color="auto"/>
            </w:tcBorders>
            <w:vAlign w:val="center"/>
          </w:tcPr>
          <w:p w14:paraId="6AE9C1A1"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右前轮减震器目标主动力</w:t>
            </w:r>
          </w:p>
        </w:tc>
      </w:tr>
      <w:tr w:rsidR="00257C77" w:rsidRPr="00BE7670" w14:paraId="4F2A6FD0" w14:textId="77777777" w:rsidTr="001972ED">
        <w:tc>
          <w:tcPr>
            <w:tcW w:w="877" w:type="pct"/>
            <w:tcBorders>
              <w:right w:val="single" w:sz="4" w:space="0" w:color="auto"/>
            </w:tcBorders>
            <w:vAlign w:val="center"/>
          </w:tcPr>
          <w:p w14:paraId="7BA0A11E"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ActSuspCtrlOrigTargtDampForce_RL</w:t>
            </w:r>
            <w:proofErr w:type="spellEnd"/>
          </w:p>
        </w:tc>
        <w:tc>
          <w:tcPr>
            <w:tcW w:w="1000" w:type="pct"/>
            <w:tcBorders>
              <w:left w:val="single" w:sz="4" w:space="0" w:color="auto"/>
            </w:tcBorders>
            <w:vAlign w:val="center"/>
          </w:tcPr>
          <w:p w14:paraId="5C51F4D5"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左后轮减震器目标主动力</w:t>
            </w:r>
          </w:p>
        </w:tc>
      </w:tr>
      <w:tr w:rsidR="00257C77" w:rsidRPr="00BE7670" w14:paraId="7F989B89" w14:textId="77777777" w:rsidTr="001972ED">
        <w:tc>
          <w:tcPr>
            <w:tcW w:w="877" w:type="pct"/>
            <w:tcBorders>
              <w:right w:val="single" w:sz="4" w:space="0" w:color="auto"/>
            </w:tcBorders>
            <w:vAlign w:val="center"/>
          </w:tcPr>
          <w:p w14:paraId="2A104FA3" w14:textId="77777777" w:rsidR="00257C77" w:rsidRPr="00BE7670" w:rsidRDefault="00257C77" w:rsidP="001972ED">
            <w:pPr>
              <w:adjustRightInd w:val="0"/>
              <w:snapToGrid w:val="0"/>
              <w:ind w:firstLineChars="0" w:firstLine="0"/>
              <w:rPr>
                <w:sz w:val="16"/>
                <w:szCs w:val="16"/>
              </w:rPr>
            </w:pPr>
            <w:proofErr w:type="spellStart"/>
            <w:r w:rsidRPr="004E3F41">
              <w:rPr>
                <w:rFonts w:hint="eastAsia"/>
                <w:sz w:val="16"/>
                <w:szCs w:val="16"/>
              </w:rPr>
              <w:t>ActSuspCtrlOrigTargtDampForce_RR</w:t>
            </w:r>
            <w:proofErr w:type="spellEnd"/>
          </w:p>
        </w:tc>
        <w:tc>
          <w:tcPr>
            <w:tcW w:w="1000" w:type="pct"/>
            <w:tcBorders>
              <w:left w:val="single" w:sz="4" w:space="0" w:color="auto"/>
            </w:tcBorders>
            <w:vAlign w:val="center"/>
          </w:tcPr>
          <w:p w14:paraId="4ECBE838" w14:textId="77777777" w:rsidR="00257C77" w:rsidRPr="00BE7670" w:rsidRDefault="00257C77" w:rsidP="001972ED">
            <w:pPr>
              <w:adjustRightInd w:val="0"/>
              <w:snapToGrid w:val="0"/>
              <w:ind w:firstLineChars="0" w:firstLine="0"/>
              <w:rPr>
                <w:sz w:val="16"/>
                <w:szCs w:val="16"/>
              </w:rPr>
            </w:pPr>
            <w:r w:rsidRPr="004E3F41">
              <w:rPr>
                <w:rFonts w:hint="eastAsia"/>
                <w:sz w:val="16"/>
                <w:szCs w:val="16"/>
              </w:rPr>
              <w:t>右后轮减震器目标主动力</w:t>
            </w:r>
          </w:p>
        </w:tc>
      </w:tr>
      <w:tr w:rsidR="00257C77" w:rsidRPr="00BE7670" w14:paraId="75B1BC2D" w14:textId="77777777" w:rsidTr="001972ED">
        <w:tc>
          <w:tcPr>
            <w:tcW w:w="877" w:type="pct"/>
            <w:tcBorders>
              <w:right w:val="single" w:sz="4" w:space="0" w:color="auto"/>
            </w:tcBorders>
            <w:vAlign w:val="center"/>
          </w:tcPr>
          <w:p w14:paraId="1C93C5E4"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ActSuspActulDampForce_FL</w:t>
            </w:r>
            <w:proofErr w:type="spellEnd"/>
          </w:p>
        </w:tc>
        <w:tc>
          <w:tcPr>
            <w:tcW w:w="1000" w:type="pct"/>
            <w:tcBorders>
              <w:left w:val="single" w:sz="4" w:space="0" w:color="auto"/>
            </w:tcBorders>
            <w:vAlign w:val="center"/>
          </w:tcPr>
          <w:p w14:paraId="6C1B7DB0"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左前减振器实际减振力</w:t>
            </w:r>
          </w:p>
        </w:tc>
      </w:tr>
      <w:tr w:rsidR="00257C77" w:rsidRPr="00BE7670" w14:paraId="2273C9E1" w14:textId="77777777" w:rsidTr="001972ED">
        <w:tc>
          <w:tcPr>
            <w:tcW w:w="877" w:type="pct"/>
            <w:tcBorders>
              <w:right w:val="single" w:sz="4" w:space="0" w:color="auto"/>
            </w:tcBorders>
            <w:vAlign w:val="center"/>
          </w:tcPr>
          <w:p w14:paraId="3E8CF246"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lastRenderedPageBreak/>
              <w:t>ActSuspActulDampForce_FR</w:t>
            </w:r>
            <w:proofErr w:type="spellEnd"/>
          </w:p>
        </w:tc>
        <w:tc>
          <w:tcPr>
            <w:tcW w:w="1000" w:type="pct"/>
            <w:tcBorders>
              <w:left w:val="single" w:sz="4" w:space="0" w:color="auto"/>
            </w:tcBorders>
            <w:vAlign w:val="center"/>
          </w:tcPr>
          <w:p w14:paraId="40373EDF"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右前减振器实际减振力</w:t>
            </w:r>
          </w:p>
        </w:tc>
      </w:tr>
      <w:tr w:rsidR="00257C77" w:rsidRPr="00BE7670" w14:paraId="37B86F39" w14:textId="77777777" w:rsidTr="001972ED">
        <w:tc>
          <w:tcPr>
            <w:tcW w:w="877" w:type="pct"/>
            <w:tcBorders>
              <w:right w:val="single" w:sz="4" w:space="0" w:color="auto"/>
            </w:tcBorders>
            <w:vAlign w:val="center"/>
          </w:tcPr>
          <w:p w14:paraId="4F14808C"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ActSuspActulDampForce_RL</w:t>
            </w:r>
            <w:proofErr w:type="spellEnd"/>
          </w:p>
        </w:tc>
        <w:tc>
          <w:tcPr>
            <w:tcW w:w="1000" w:type="pct"/>
            <w:tcBorders>
              <w:left w:val="single" w:sz="4" w:space="0" w:color="auto"/>
            </w:tcBorders>
            <w:vAlign w:val="center"/>
          </w:tcPr>
          <w:p w14:paraId="60946375"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左后减振器实际减振力</w:t>
            </w:r>
          </w:p>
        </w:tc>
      </w:tr>
      <w:tr w:rsidR="00257C77" w:rsidRPr="00BE7670" w14:paraId="79273586" w14:textId="77777777" w:rsidTr="001972ED">
        <w:tc>
          <w:tcPr>
            <w:tcW w:w="877" w:type="pct"/>
            <w:tcBorders>
              <w:right w:val="single" w:sz="4" w:space="0" w:color="auto"/>
            </w:tcBorders>
            <w:vAlign w:val="center"/>
          </w:tcPr>
          <w:p w14:paraId="398FB0E1" w14:textId="77777777" w:rsidR="00257C77" w:rsidRPr="00BE7670" w:rsidRDefault="00257C77" w:rsidP="001972ED">
            <w:pPr>
              <w:adjustRightInd w:val="0"/>
              <w:snapToGrid w:val="0"/>
              <w:ind w:firstLineChars="0" w:firstLine="0"/>
              <w:rPr>
                <w:sz w:val="16"/>
                <w:szCs w:val="16"/>
              </w:rPr>
            </w:pPr>
            <w:proofErr w:type="spellStart"/>
            <w:r w:rsidRPr="00A01747">
              <w:rPr>
                <w:rFonts w:hint="eastAsia"/>
                <w:sz w:val="16"/>
                <w:szCs w:val="16"/>
              </w:rPr>
              <w:t>ActSuspActulDampForce_RR</w:t>
            </w:r>
            <w:proofErr w:type="spellEnd"/>
          </w:p>
        </w:tc>
        <w:tc>
          <w:tcPr>
            <w:tcW w:w="1000" w:type="pct"/>
            <w:tcBorders>
              <w:left w:val="single" w:sz="4" w:space="0" w:color="auto"/>
            </w:tcBorders>
            <w:vAlign w:val="center"/>
          </w:tcPr>
          <w:p w14:paraId="5881730A" w14:textId="77777777" w:rsidR="00257C77" w:rsidRPr="00BE7670" w:rsidRDefault="00257C77" w:rsidP="001972ED">
            <w:pPr>
              <w:adjustRightInd w:val="0"/>
              <w:snapToGrid w:val="0"/>
              <w:ind w:firstLineChars="0" w:firstLine="0"/>
              <w:rPr>
                <w:sz w:val="16"/>
                <w:szCs w:val="16"/>
              </w:rPr>
            </w:pPr>
            <w:r w:rsidRPr="00960204">
              <w:rPr>
                <w:rFonts w:hint="eastAsia"/>
                <w:sz w:val="16"/>
                <w:szCs w:val="16"/>
              </w:rPr>
              <w:t>右后减振器实际减振力</w:t>
            </w:r>
          </w:p>
        </w:tc>
      </w:tr>
    </w:tbl>
    <w:p w14:paraId="703D4F49" w14:textId="77777777" w:rsidR="00257C77" w:rsidRDefault="00257C77" w:rsidP="00257C77">
      <w:pPr>
        <w:pStyle w:val="affff7"/>
        <w:widowControl/>
        <w:spacing w:afterLines="50" w:after="156" w:line="288" w:lineRule="auto"/>
        <w:ind w:left="840" w:firstLineChars="0" w:firstLine="0"/>
        <w:jc w:val="left"/>
        <w:rPr>
          <w:b/>
          <w:bCs/>
        </w:rPr>
      </w:pPr>
    </w:p>
    <w:p w14:paraId="516ED614" w14:textId="77777777" w:rsidR="00090C3D" w:rsidRPr="00257C77" w:rsidRDefault="00090C3D" w:rsidP="00090C3D">
      <w:pPr>
        <w:ind w:firstLine="420"/>
      </w:pPr>
    </w:p>
    <w:p w14:paraId="72DBD170" w14:textId="1C04E615" w:rsidR="001443C4" w:rsidRDefault="00E736D2">
      <w:pPr>
        <w:pStyle w:val="3"/>
        <w:rPr>
          <w:lang w:val="en-US"/>
        </w:rPr>
      </w:pPr>
      <w:bookmarkStart w:id="434" w:name="_Toc207715822"/>
      <w:r>
        <w:rPr>
          <w:rFonts w:hint="eastAsia"/>
          <w:lang w:val="en-US"/>
        </w:rPr>
        <w:t>功能降级策略</w:t>
      </w:r>
      <w:bookmarkEnd w:id="434"/>
    </w:p>
    <w:p w14:paraId="70E6DF97" w14:textId="77777777" w:rsidR="00C03CCD" w:rsidRPr="00C03CCD" w:rsidRDefault="00C03CCD" w:rsidP="00C03CCD">
      <w:pPr>
        <w:ind w:firstLine="420"/>
      </w:pPr>
    </w:p>
    <w:p w14:paraId="72DBD172" w14:textId="294C551D" w:rsidR="001443C4" w:rsidRDefault="00E736D2" w:rsidP="00EE5626">
      <w:pPr>
        <w:pStyle w:val="3"/>
        <w:rPr>
          <w:lang w:val="en-US"/>
        </w:rPr>
      </w:pPr>
      <w:bookmarkStart w:id="435" w:name="_Toc207715823"/>
      <w:r>
        <w:rPr>
          <w:rFonts w:hint="eastAsia"/>
          <w:lang w:val="en-US"/>
        </w:rPr>
        <w:t>技术指标</w:t>
      </w:r>
      <w:bookmarkEnd w:id="435"/>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3"/>
        <w:rPr>
          <w:lang w:val="en-US"/>
        </w:rPr>
      </w:pPr>
      <w:bookmarkStart w:id="436" w:name="_Toc207715824"/>
      <w:r>
        <w:rPr>
          <w:rFonts w:hint="eastAsia"/>
          <w:lang w:val="en-US"/>
        </w:rPr>
        <w:t>验收准则</w:t>
      </w:r>
      <w:bookmarkEnd w:id="436"/>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437" w:name="_Toc207715825"/>
      <w:r>
        <w:rPr>
          <w:rFonts w:hint="eastAsia"/>
        </w:rPr>
        <w:t>显示策略</w:t>
      </w:r>
      <w:r>
        <w:rPr>
          <w:rFonts w:hint="eastAsia"/>
        </w:rPr>
        <w:t>(HMI)</w:t>
      </w:r>
      <w:bookmarkEnd w:id="437"/>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438" w:name="_Toc9075"/>
      <w:bookmarkStart w:id="439" w:name="_Toc207715826"/>
      <w:r>
        <w:rPr>
          <w:rFonts w:hint="eastAsia"/>
          <w:lang w:val="en-US"/>
        </w:rPr>
        <w:t>法律法规需求</w:t>
      </w:r>
      <w:bookmarkEnd w:id="438"/>
      <w:bookmarkEnd w:id="439"/>
    </w:p>
    <w:p w14:paraId="1BC54404" w14:textId="1EC3D465" w:rsidR="00F74F59" w:rsidRPr="00F74F59" w:rsidRDefault="00F74F59" w:rsidP="00F74F59">
      <w:pPr>
        <w:ind w:firstLine="420"/>
      </w:pPr>
      <w:r>
        <w:rPr>
          <w:rFonts w:hint="eastAsia"/>
        </w:rPr>
        <w:t>N/A</w:t>
      </w:r>
    </w:p>
    <w:bookmarkEnd w:id="141"/>
    <w:bookmarkEnd w:id="142"/>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1-04T14:12:00Z" w:initials="龙新宇">
    <w:p w14:paraId="542EBF36" w14:textId="19F23A12" w:rsidR="00B35F34" w:rsidRDefault="00B35F34">
      <w:pPr>
        <w:pStyle w:val="af5"/>
        <w:ind w:firstLine="420"/>
      </w:pPr>
      <w:r>
        <w:rPr>
          <w:rStyle w:val="affff4"/>
        </w:rPr>
        <w:annotationRef/>
      </w:r>
      <w:r>
        <w:rPr>
          <w:rFonts w:hint="eastAsia"/>
        </w:rPr>
        <w:t>若加装货物导致重心变高可否识别？并调整参数</w:t>
      </w:r>
    </w:p>
  </w:comment>
  <w:comment w:id="46" w:author="Yang Zhen SGH CDAY223" w:date="2026-01-06T13:51:00Z" w:initials="ZY">
    <w:p w14:paraId="753ECA9C" w14:textId="51D927BA" w:rsidR="00B16F49" w:rsidRDefault="00B16F49" w:rsidP="00B16F49">
      <w:pPr>
        <w:pStyle w:val="af5"/>
        <w:ind w:firstLineChars="0" w:firstLine="0"/>
      </w:pPr>
      <w:r>
        <w:rPr>
          <w:rStyle w:val="affff4"/>
        </w:rPr>
        <w:annotationRef/>
      </w:r>
      <w:r>
        <w:fldChar w:fldCharType="begin"/>
      </w:r>
      <w:r>
        <w:instrText>HYPERLINK "mailto:xuelei.zhi@zf.com"</w:instrText>
      </w:r>
      <w:bookmarkStart w:id="49" w:name="_@_74957F895A4B4127933153B27E4C3231Z"/>
      <w:r>
        <w:fldChar w:fldCharType="separate"/>
      </w:r>
      <w:bookmarkEnd w:id="49"/>
      <w:r w:rsidRPr="00B16F49">
        <w:rPr>
          <w:rStyle w:val="affffffb"/>
          <w:noProof/>
        </w:rPr>
        <w:t>@Zhi Xuelei Dr. SGH CDAY623</w:t>
      </w:r>
      <w:r>
        <w:fldChar w:fldCharType="end"/>
      </w:r>
      <w:r>
        <w:t xml:space="preserve">  </w:t>
      </w:r>
    </w:p>
  </w:comment>
  <w:comment w:id="47" w:author="Zhi Xuelei Dr. SGH CDAY623" w:date="2026-01-07T15:39:00Z" w:initials="ZC">
    <w:p w14:paraId="22B5D07B" w14:textId="6F6B0B1D" w:rsidR="00B30B4D" w:rsidRDefault="00B30B4D">
      <w:pPr>
        <w:pStyle w:val="af5"/>
        <w:ind w:firstLine="420"/>
      </w:pPr>
      <w:r>
        <w:rPr>
          <w:rStyle w:val="affff4"/>
        </w:rPr>
        <w:annotationRef/>
      </w:r>
      <w:r w:rsidRPr="713EF559">
        <w:t>ARM</w:t>
      </w:r>
      <w:r w:rsidRPr="713EF559">
        <w:t>没有实时估算质心高度的模块。可通过按照满载时质心高度的情景下进行标定保证参数裕量。</w:t>
      </w:r>
    </w:p>
  </w:comment>
  <w:comment w:id="48" w:author="Yang Zhen SGH CDAY223" w:date="2026-01-14T13:10:00Z" w:initials="ZY">
    <w:p w14:paraId="2A5245B6" w14:textId="77777777" w:rsidR="00B854A9" w:rsidRDefault="00B854A9" w:rsidP="00B854A9">
      <w:pPr>
        <w:pStyle w:val="af5"/>
        <w:ind w:firstLineChars="0" w:firstLine="0"/>
      </w:pPr>
      <w:r>
        <w:rPr>
          <w:rStyle w:val="affff4"/>
        </w:rPr>
        <w:annotationRef/>
      </w:r>
      <w:r>
        <w:rPr>
          <w:lang w:val="en-US"/>
        </w:rPr>
        <w:t xml:space="preserve">SGMW </w:t>
      </w:r>
      <w:r>
        <w:rPr>
          <w:rFonts w:hint="eastAsia"/>
        </w:rPr>
        <w:t>同意</w:t>
      </w:r>
    </w:p>
  </w:comment>
  <w:comment w:id="50" w:author="龙新宇" w:date="2026-01-04T16:13:00Z" w:initials="龙新宇">
    <w:p w14:paraId="3A053809" w14:textId="39939F43" w:rsidR="00BA4956" w:rsidRDefault="00BA4956">
      <w:pPr>
        <w:pStyle w:val="af5"/>
        <w:ind w:firstLine="420"/>
      </w:pPr>
      <w:r>
        <w:rPr>
          <w:rStyle w:val="affff4"/>
        </w:rPr>
        <w:annotationRef/>
      </w:r>
      <w:r>
        <w:rPr>
          <w:rFonts w:hint="eastAsia"/>
        </w:rPr>
        <w:t>怎么预测，用什么模型？</w:t>
      </w:r>
    </w:p>
  </w:comment>
  <w:comment w:id="51" w:author="Yang Zhen SGH CDAY223" w:date="2026-01-06T13:52:00Z" w:initials="ZY">
    <w:p w14:paraId="6EF13050" w14:textId="77777777" w:rsidR="00E82D1A" w:rsidRDefault="00E82D1A" w:rsidP="00E82D1A">
      <w:pPr>
        <w:pStyle w:val="af5"/>
        <w:ind w:firstLineChars="0" w:firstLine="0"/>
      </w:pPr>
      <w:r>
        <w:rPr>
          <w:rStyle w:val="affff4"/>
        </w:rPr>
        <w:annotationRef/>
      </w:r>
      <w:r>
        <w:rPr>
          <w:rFonts w:hint="eastAsia"/>
        </w:rPr>
        <w:t>基于方向盘输入，单轨模型。</w:t>
      </w:r>
    </w:p>
  </w:comment>
  <w:comment w:id="52" w:author="Yang Zhen SGH CDAY223" w:date="2026-01-14T13:10:00Z" w:initials="ZY">
    <w:p w14:paraId="7615B562" w14:textId="77777777" w:rsidR="00393F3B" w:rsidRDefault="00393F3B" w:rsidP="00393F3B">
      <w:pPr>
        <w:pStyle w:val="af5"/>
        <w:ind w:firstLineChars="0" w:firstLine="0"/>
      </w:pPr>
      <w:r>
        <w:rPr>
          <w:rStyle w:val="affff4"/>
        </w:rPr>
        <w:annotationRef/>
      </w:r>
      <w:r>
        <w:rPr>
          <w:rFonts w:hint="eastAsia"/>
        </w:rPr>
        <w:t>无问题</w:t>
      </w:r>
    </w:p>
  </w:comment>
  <w:comment w:id="56" w:author="龙新宇" w:date="2025-12-25T15:49:00Z" w:initials="龙新宇">
    <w:p w14:paraId="4D93BEBB" w14:textId="26E6D6CF" w:rsidR="00B72E51" w:rsidRDefault="00B72E51">
      <w:pPr>
        <w:pStyle w:val="af5"/>
        <w:ind w:firstLine="420"/>
      </w:pPr>
      <w:r>
        <w:rPr>
          <w:rStyle w:val="affff4"/>
        </w:rPr>
        <w:annotationRef/>
      </w:r>
      <w:r>
        <w:rPr>
          <w:rFonts w:hint="eastAsia"/>
        </w:rPr>
        <w:t>A</w:t>
      </w:r>
      <w:r>
        <w:t>RM</w:t>
      </w:r>
      <w:r>
        <w:rPr>
          <w:rFonts w:hint="eastAsia"/>
        </w:rPr>
        <w:t>可以兜底车辆安全吗？</w:t>
      </w:r>
      <w:r>
        <w:rPr>
          <w:rFonts w:hint="eastAsia"/>
        </w:rPr>
        <w:t>A</w:t>
      </w:r>
      <w:r>
        <w:t>RM</w:t>
      </w:r>
      <w:r>
        <w:rPr>
          <w:rFonts w:hint="eastAsia"/>
        </w:rPr>
        <w:t>激活后是否还需要</w:t>
      </w:r>
      <w:r>
        <w:rPr>
          <w:rFonts w:hint="eastAsia"/>
        </w:rPr>
        <w:t>Y</w:t>
      </w:r>
      <w:r>
        <w:t>SC</w:t>
      </w:r>
      <w:r>
        <w:rPr>
          <w:rFonts w:hint="eastAsia"/>
        </w:rPr>
        <w:t>保持激活</w:t>
      </w:r>
    </w:p>
    <w:p w14:paraId="0F1AE084" w14:textId="77777777" w:rsidR="00B72E51" w:rsidRDefault="00B72E51">
      <w:pPr>
        <w:pStyle w:val="af5"/>
        <w:ind w:firstLine="420"/>
      </w:pPr>
      <w:r>
        <w:rPr>
          <w:rFonts w:hint="eastAsia"/>
        </w:rPr>
        <w:t>取小是说</w:t>
      </w:r>
      <w:r>
        <w:rPr>
          <w:rFonts w:hint="eastAsia"/>
        </w:rPr>
        <w:t>V</w:t>
      </w:r>
      <w:r>
        <w:t>CU</w:t>
      </w:r>
      <w:r>
        <w:rPr>
          <w:rFonts w:hint="eastAsia"/>
        </w:rPr>
        <w:t>按更小的扭矩响应吗？</w:t>
      </w:r>
    </w:p>
    <w:p w14:paraId="74289FE0" w14:textId="77777777" w:rsidR="00B72E51" w:rsidRDefault="00B72E51">
      <w:pPr>
        <w:pStyle w:val="af5"/>
        <w:ind w:firstLine="420"/>
      </w:pPr>
      <w:r>
        <w:rPr>
          <w:rFonts w:hint="eastAsia"/>
        </w:rPr>
        <w:t>A</w:t>
      </w:r>
      <w:r>
        <w:t>RM</w:t>
      </w:r>
      <w:r>
        <w:rPr>
          <w:rFonts w:hint="eastAsia"/>
        </w:rPr>
        <w:t>相比制动系统</w:t>
      </w:r>
      <w:r>
        <w:rPr>
          <w:rFonts w:hint="eastAsia"/>
        </w:rPr>
        <w:t>R</w:t>
      </w:r>
      <w:r>
        <w:t>MI</w:t>
      </w:r>
      <w:r>
        <w:rPr>
          <w:rFonts w:hint="eastAsia"/>
        </w:rPr>
        <w:t>的优势在哪？</w:t>
      </w:r>
    </w:p>
    <w:p w14:paraId="65571FED" w14:textId="77777777" w:rsidR="003541B1" w:rsidRDefault="003541B1">
      <w:pPr>
        <w:pStyle w:val="af5"/>
        <w:ind w:firstLine="420"/>
      </w:pPr>
      <w:r>
        <w:rPr>
          <w:rFonts w:hint="eastAsia"/>
        </w:rPr>
        <w:t>方案一二的对标车应用情况</w:t>
      </w:r>
    </w:p>
    <w:p w14:paraId="2E9C5394" w14:textId="61C7D53A" w:rsidR="00EE7F51" w:rsidRDefault="00EE7F51">
      <w:pPr>
        <w:pStyle w:val="af5"/>
        <w:ind w:firstLine="420"/>
      </w:pPr>
      <w:r>
        <w:rPr>
          <w:rFonts w:hint="eastAsia"/>
        </w:rPr>
        <w:t>方案二是否设计</w:t>
      </w:r>
      <w:r>
        <w:rPr>
          <w:rFonts w:hint="eastAsia"/>
        </w:rPr>
        <w:t>V</w:t>
      </w:r>
      <w:r>
        <w:t>CU</w:t>
      </w:r>
      <w:r>
        <w:rPr>
          <w:rFonts w:hint="eastAsia"/>
        </w:rPr>
        <w:t>的功能安全开发</w:t>
      </w:r>
    </w:p>
  </w:comment>
  <w:comment w:id="57" w:author="Yang Zhen SGH CDAY223" w:date="2026-01-07T15:13:00Z" w:initials="ZY">
    <w:p w14:paraId="1D593BB2" w14:textId="3D0C304F" w:rsidR="009E3498" w:rsidRDefault="00727FBB" w:rsidP="009E3498">
      <w:pPr>
        <w:pStyle w:val="af5"/>
        <w:ind w:firstLineChars="0" w:firstLine="0"/>
      </w:pPr>
      <w:r>
        <w:rPr>
          <w:rStyle w:val="affff4"/>
        </w:rPr>
        <w:annotationRef/>
      </w:r>
      <w:r w:rsidR="009E3498">
        <w:fldChar w:fldCharType="begin"/>
      </w:r>
      <w:r w:rsidR="009E3498">
        <w:rPr>
          <w:rFonts w:hint="eastAsia"/>
        </w:rPr>
        <w:instrText>HYPERLINK "mailto:xuelei.zhi@zf.com"</w:instrText>
      </w:r>
      <w:bookmarkStart w:id="60" w:name="_@_E89F5CF11E6D494C84739719CDA11F45Z"/>
      <w:r w:rsidR="009E3498">
        <w:fldChar w:fldCharType="separate"/>
      </w:r>
      <w:bookmarkEnd w:id="60"/>
      <w:r w:rsidR="009E3498" w:rsidRPr="009E3498">
        <w:rPr>
          <w:rStyle w:val="affffffb"/>
          <w:rFonts w:hint="eastAsia"/>
          <w:noProof/>
        </w:rPr>
        <w:t>@Zhi Xuelei Dr. SGH CDAY623</w:t>
      </w:r>
      <w:r w:rsidR="009E3498">
        <w:fldChar w:fldCharType="end"/>
      </w:r>
      <w:r w:rsidR="009E3498">
        <w:rPr>
          <w:rFonts w:hint="eastAsia"/>
        </w:rPr>
        <w:t xml:space="preserve">  </w:t>
      </w:r>
      <w:r w:rsidR="009E3498">
        <w:rPr>
          <w:rFonts w:hint="eastAsia"/>
        </w:rPr>
        <w:t>一起讨论。</w:t>
      </w:r>
    </w:p>
    <w:p w14:paraId="0353D716" w14:textId="77777777" w:rsidR="009E3498" w:rsidRDefault="009E3498" w:rsidP="009E3498">
      <w:pPr>
        <w:pStyle w:val="af5"/>
        <w:ind w:firstLineChars="0" w:firstLine="0"/>
      </w:pPr>
      <w:r>
        <w:rPr>
          <w:rFonts w:hint="eastAsia"/>
        </w:rPr>
        <w:t>个人认为，</w:t>
      </w:r>
      <w:r>
        <w:t>ARM</w:t>
      </w:r>
      <w:r>
        <w:rPr>
          <w:rFonts w:hint="eastAsia"/>
        </w:rPr>
        <w:t>不能替代制动</w:t>
      </w:r>
      <w:r>
        <w:t>YSC</w:t>
      </w:r>
      <w:r>
        <w:rPr>
          <w:rFonts w:hint="eastAsia"/>
        </w:rPr>
        <w:t>的功能，制动</w:t>
      </w:r>
      <w:r>
        <w:t>YSC</w:t>
      </w:r>
      <w:r>
        <w:rPr>
          <w:rFonts w:hint="eastAsia"/>
        </w:rPr>
        <w:t>功能需要保持激活。否则</w:t>
      </w:r>
      <w:r>
        <w:t>SGMW</w:t>
      </w:r>
      <w:r>
        <w:rPr>
          <w:rFonts w:hint="eastAsia"/>
        </w:rPr>
        <w:t>的需求就是要求</w:t>
      </w:r>
      <w:r>
        <w:t>VMC</w:t>
      </w:r>
      <w:r>
        <w:rPr>
          <w:rFonts w:hint="eastAsia"/>
        </w:rPr>
        <w:t>开发整个</w:t>
      </w:r>
      <w:r>
        <w:t>ESC</w:t>
      </w:r>
      <w:r>
        <w:rPr>
          <w:rFonts w:hint="eastAsia"/>
        </w:rPr>
        <w:t>系统（</w:t>
      </w:r>
      <w:r>
        <w:t>YSC+ARM</w:t>
      </w:r>
      <w:r>
        <w:rPr>
          <w:rFonts w:hint="eastAsia"/>
        </w:rPr>
        <w:t>）。</w:t>
      </w:r>
    </w:p>
    <w:p w14:paraId="426F1C0B" w14:textId="77777777" w:rsidR="009E3498" w:rsidRDefault="009E3498" w:rsidP="009E3498">
      <w:pPr>
        <w:pStyle w:val="af5"/>
        <w:ind w:firstLineChars="0" w:firstLine="0"/>
      </w:pPr>
      <w:r>
        <w:rPr>
          <w:rFonts w:hint="eastAsia"/>
        </w:rPr>
        <w:t>取小是</w:t>
      </w:r>
      <w:r>
        <w:t>VCU</w:t>
      </w:r>
      <w:r>
        <w:rPr>
          <w:rFonts w:hint="eastAsia"/>
        </w:rPr>
        <w:t>按照最小的扭矩限制驱动扭矩。</w:t>
      </w:r>
    </w:p>
    <w:p w14:paraId="3B939C8D" w14:textId="77777777" w:rsidR="009E3498" w:rsidRDefault="009E3498" w:rsidP="009E3498">
      <w:pPr>
        <w:pStyle w:val="af5"/>
        <w:ind w:firstLineChars="0" w:firstLine="0"/>
      </w:pPr>
      <w:r>
        <w:t>ARM</w:t>
      </w:r>
      <w:r>
        <w:rPr>
          <w:rFonts w:hint="eastAsia"/>
        </w:rPr>
        <w:t>相比制动</w:t>
      </w:r>
      <w:r>
        <w:t>RMI</w:t>
      </w:r>
      <w:r>
        <w:rPr>
          <w:rFonts w:hint="eastAsia"/>
        </w:rPr>
        <w:t>，可能没有太大优势，具体悬架对侧倾的影响还需要实车测试。</w:t>
      </w:r>
    </w:p>
    <w:p w14:paraId="28E9B3CD" w14:textId="77777777" w:rsidR="009E3498" w:rsidRDefault="009E3498" w:rsidP="009E3498">
      <w:pPr>
        <w:pStyle w:val="af5"/>
        <w:ind w:firstLineChars="0" w:firstLine="0"/>
      </w:pPr>
      <w:r>
        <w:t>ARM</w:t>
      </w:r>
      <w:r>
        <w:rPr>
          <w:rFonts w:hint="eastAsia"/>
        </w:rPr>
        <w:t>功能</w:t>
      </w:r>
      <w:r>
        <w:t>VMC</w:t>
      </w:r>
      <w:r>
        <w:rPr>
          <w:rFonts w:hint="eastAsia"/>
        </w:rPr>
        <w:t>属于第一次开发，是基于</w:t>
      </w:r>
      <w:r>
        <w:t>SGMW</w:t>
      </w:r>
      <w:r>
        <w:rPr>
          <w:rFonts w:hint="eastAsia"/>
        </w:rPr>
        <w:t>需求，把制动本身的</w:t>
      </w:r>
      <w:r>
        <w:t>ARM</w:t>
      </w:r>
      <w:r>
        <w:rPr>
          <w:rFonts w:hint="eastAsia"/>
        </w:rPr>
        <w:t>功能上移上来，并辅助开发悬架控制。</w:t>
      </w:r>
      <w:r>
        <w:rPr>
          <w:rFonts w:hint="eastAsia"/>
        </w:rPr>
        <w:t xml:space="preserve"> </w:t>
      </w:r>
      <w:r>
        <w:rPr>
          <w:rFonts w:hint="eastAsia"/>
        </w:rPr>
        <w:t>所以没有对标车，这两个方案属于</w:t>
      </w:r>
      <w:r>
        <w:rPr>
          <w:lang w:val="en-US"/>
        </w:rPr>
        <w:t>VMC</w:t>
      </w:r>
      <w:r>
        <w:rPr>
          <w:rFonts w:hint="eastAsia"/>
        </w:rPr>
        <w:t>假想方案。</w:t>
      </w:r>
    </w:p>
    <w:p w14:paraId="4F3DD627" w14:textId="77777777" w:rsidR="009E3498" w:rsidRDefault="009E3498" w:rsidP="009E3498">
      <w:pPr>
        <w:pStyle w:val="af5"/>
        <w:ind w:firstLineChars="0" w:firstLine="0"/>
      </w:pPr>
      <w:r>
        <w:rPr>
          <w:rFonts w:hint="eastAsia"/>
        </w:rPr>
        <w:t>方案</w:t>
      </w:r>
      <w:r>
        <w:rPr>
          <w:rFonts w:hint="eastAsia"/>
        </w:rPr>
        <w:t xml:space="preserve">2 </w:t>
      </w:r>
      <w:r>
        <w:rPr>
          <w:rFonts w:hint="eastAsia"/>
        </w:rPr>
        <w:t>理论上</w:t>
      </w:r>
      <w:r>
        <w:rPr>
          <w:lang w:val="en-US"/>
        </w:rPr>
        <w:t>VCU</w:t>
      </w:r>
      <w:r>
        <w:rPr>
          <w:rFonts w:hint="eastAsia"/>
        </w:rPr>
        <w:t>只需要新增接口，是否涉及</w:t>
      </w:r>
      <w:r>
        <w:rPr>
          <w:lang w:val="en-US"/>
        </w:rPr>
        <w:t>VCU</w:t>
      </w:r>
      <w:r>
        <w:rPr>
          <w:rFonts w:hint="eastAsia"/>
        </w:rPr>
        <w:t>功能安全开发，待定。</w:t>
      </w:r>
    </w:p>
  </w:comment>
  <w:comment w:id="58" w:author="Zhi Xuelei Dr. SGH CDAY623" w:date="2026-01-07T15:43:00Z" w:initials="ZC">
    <w:p w14:paraId="6702A37B" w14:textId="65990ED8" w:rsidR="00F770C6" w:rsidRDefault="003038BF">
      <w:pPr>
        <w:pStyle w:val="af5"/>
        <w:ind w:firstLine="420"/>
      </w:pPr>
      <w:r>
        <w:rPr>
          <w:rStyle w:val="affff4"/>
        </w:rPr>
        <w:annotationRef/>
      </w:r>
      <w:r w:rsidRPr="06802EAA">
        <w:t>同意</w:t>
      </w:r>
      <w:r w:rsidRPr="06802EAA">
        <w:t>Yang zhen</w:t>
      </w:r>
      <w:r w:rsidRPr="06802EAA">
        <w:t>观点，</w:t>
      </w:r>
      <w:r w:rsidRPr="06802EAA">
        <w:t>ARM</w:t>
      </w:r>
      <w:r w:rsidRPr="06802EAA">
        <w:t>不能进行兜底。</w:t>
      </w:r>
    </w:p>
  </w:comment>
  <w:comment w:id="59" w:author="Yang Zhen SGH CDAY223" w:date="2026-01-14T13:11:00Z" w:initials="ZY">
    <w:p w14:paraId="77273A29" w14:textId="77777777" w:rsidR="005731DC" w:rsidRDefault="005731DC" w:rsidP="005731DC">
      <w:pPr>
        <w:pStyle w:val="af5"/>
        <w:ind w:firstLineChars="0" w:firstLine="0"/>
      </w:pPr>
      <w:r>
        <w:rPr>
          <w:rStyle w:val="affff4"/>
        </w:rPr>
        <w:annotationRef/>
      </w:r>
      <w:r>
        <w:rPr>
          <w:lang w:val="en-US"/>
        </w:rPr>
        <w:t>SGMW</w:t>
      </w:r>
      <w:r>
        <w:rPr>
          <w:rFonts w:hint="eastAsia"/>
        </w:rPr>
        <w:t>会总结汇总几套方案，上会讨论后再最终确认。</w:t>
      </w:r>
    </w:p>
  </w:comment>
  <w:comment w:id="61" w:author="龙新宇" w:date="2025-12-25T15:59:00Z" w:initials="龙新宇">
    <w:p w14:paraId="1E48194F" w14:textId="55EA11FA" w:rsidR="00B72E51" w:rsidRDefault="00B72E51">
      <w:pPr>
        <w:pStyle w:val="af5"/>
        <w:ind w:firstLine="420"/>
      </w:pPr>
      <w:r>
        <w:rPr>
          <w:rStyle w:val="affff4"/>
        </w:rPr>
        <w:annotationRef/>
      </w:r>
      <w:r>
        <w:rPr>
          <w:rFonts w:hint="eastAsia"/>
        </w:rPr>
        <w:t>R</w:t>
      </w:r>
      <w:r>
        <w:t>MI</w:t>
      </w:r>
      <w:r>
        <w:rPr>
          <w:rFonts w:hint="eastAsia"/>
        </w:rPr>
        <w:t>也不关闭吗</w:t>
      </w:r>
      <w:r w:rsidR="00BA4956">
        <w:rPr>
          <w:rFonts w:hint="eastAsia"/>
        </w:rPr>
        <w:t>？探讨与制动系统防侧翻的区别和优势，以及</w:t>
      </w:r>
      <w:r w:rsidR="00BA4956">
        <w:rPr>
          <w:rFonts w:hint="eastAsia"/>
        </w:rPr>
        <w:t>E</w:t>
      </w:r>
      <w:r w:rsidR="00BA4956">
        <w:t>HB</w:t>
      </w:r>
      <w:r w:rsidR="00BA4956">
        <w:rPr>
          <w:rFonts w:hint="eastAsia"/>
        </w:rPr>
        <w:t>I</w:t>
      </w:r>
      <w:r w:rsidR="00BA4956">
        <w:rPr>
          <w:rFonts w:hint="eastAsia"/>
        </w:rPr>
        <w:t>控制驱动制动，</w:t>
      </w:r>
      <w:r w:rsidR="00BA4956">
        <w:rPr>
          <w:rFonts w:hint="eastAsia"/>
        </w:rPr>
        <w:t>V</w:t>
      </w:r>
      <w:r w:rsidR="00BA4956">
        <w:t>MC</w:t>
      </w:r>
      <w:r w:rsidR="00BA4956">
        <w:rPr>
          <w:rFonts w:hint="eastAsia"/>
        </w:rPr>
        <w:t>控制悬架的可行性</w:t>
      </w:r>
    </w:p>
  </w:comment>
  <w:comment w:id="62" w:author="Yang Zhen SGH CDAY223" w:date="2026-01-07T15:21:00Z" w:initials="ZY">
    <w:p w14:paraId="1D0CD5E7" w14:textId="77777777" w:rsidR="00853CD9" w:rsidRDefault="00853CD9" w:rsidP="00853CD9">
      <w:pPr>
        <w:pStyle w:val="af5"/>
        <w:ind w:firstLineChars="0" w:firstLine="0"/>
      </w:pPr>
      <w:r>
        <w:rPr>
          <w:rStyle w:val="affff4"/>
        </w:rPr>
        <w:annotationRef/>
      </w:r>
      <w:r>
        <w:rPr>
          <w:rFonts w:hint="eastAsia"/>
        </w:rPr>
        <w:t>单纯看制动和驱动控制，</w:t>
      </w:r>
      <w:r>
        <w:rPr>
          <w:lang w:val="en-US"/>
        </w:rPr>
        <w:t>VMC</w:t>
      </w:r>
      <w:r>
        <w:rPr>
          <w:rFonts w:hint="eastAsia"/>
        </w:rPr>
        <w:t>的</w:t>
      </w:r>
      <w:r>
        <w:rPr>
          <w:lang w:val="en-US"/>
        </w:rPr>
        <w:t>ARM</w:t>
      </w:r>
      <w:r>
        <w:rPr>
          <w:rFonts w:hint="eastAsia"/>
        </w:rPr>
        <w:t>和制动的</w:t>
      </w:r>
      <w:r>
        <w:rPr>
          <w:lang w:val="en-US"/>
        </w:rPr>
        <w:t>RMI</w:t>
      </w:r>
      <w:r>
        <w:rPr>
          <w:rFonts w:hint="eastAsia"/>
        </w:rPr>
        <w:t>功能基本没有区别，并且由于时延和控制不一致性还会出现效果变差的可能性。所以如果</w:t>
      </w:r>
      <w:r>
        <w:rPr>
          <w:lang w:val="en-US"/>
        </w:rPr>
        <w:t>SGMW</w:t>
      </w:r>
      <w:r>
        <w:rPr>
          <w:rFonts w:hint="eastAsia"/>
        </w:rPr>
        <w:t>同意的话，我们也推荐</w:t>
      </w:r>
      <w:r>
        <w:rPr>
          <w:lang w:val="en-US"/>
        </w:rPr>
        <w:t>VMC</w:t>
      </w:r>
      <w:r>
        <w:rPr>
          <w:rFonts w:hint="eastAsia"/>
        </w:rPr>
        <w:t>只负责防侧倾悬架的控制，辅助制动本身的</w:t>
      </w:r>
      <w:r>
        <w:rPr>
          <w:lang w:val="en-US"/>
        </w:rPr>
        <w:t>RMI</w:t>
      </w:r>
      <w:r>
        <w:rPr>
          <w:rFonts w:hint="eastAsia"/>
        </w:rPr>
        <w:t>控制。</w:t>
      </w:r>
    </w:p>
  </w:comment>
  <w:comment w:id="109" w:author="龙新宇" w:date="2026-01-05T11:20:00Z" w:initials="龙新宇">
    <w:p w14:paraId="3BD8ED28" w14:textId="77B9A606" w:rsidR="00797672" w:rsidRDefault="00797672">
      <w:pPr>
        <w:pStyle w:val="af5"/>
        <w:ind w:firstLine="420"/>
      </w:pPr>
      <w:r>
        <w:rPr>
          <w:rStyle w:val="affff4"/>
        </w:rPr>
        <w:annotationRef/>
      </w:r>
      <w:r>
        <w:rPr>
          <w:rFonts w:hint="eastAsia"/>
        </w:rPr>
        <w:t>缺人机交互信号，功能激活不点灯吗？</w:t>
      </w:r>
    </w:p>
  </w:comment>
  <w:comment w:id="110" w:author="Yang Zhen SGH CDAY223" w:date="2026-01-07T15:23:00Z" w:initials="ZY">
    <w:p w14:paraId="79236A4C" w14:textId="77777777" w:rsidR="00222AAD" w:rsidRDefault="00222AAD" w:rsidP="00222AAD">
      <w:pPr>
        <w:pStyle w:val="af5"/>
        <w:ind w:firstLineChars="0" w:firstLine="0"/>
      </w:pPr>
      <w:r>
        <w:rPr>
          <w:rStyle w:val="affff4"/>
        </w:rPr>
        <w:annotationRef/>
      </w:r>
      <w:r>
        <w:rPr>
          <w:rFonts w:hint="eastAsia"/>
        </w:rPr>
        <w:t>因为我们最开始是对标制动</w:t>
      </w:r>
      <w:r>
        <w:rPr>
          <w:lang w:val="en-US"/>
        </w:rPr>
        <w:t>RMI</w:t>
      </w:r>
      <w:r>
        <w:rPr>
          <w:rFonts w:hint="eastAsia"/>
        </w:rPr>
        <w:t>的，理论上和制动用同一个</w:t>
      </w:r>
      <w:r>
        <w:rPr>
          <w:lang w:val="en-US"/>
        </w:rPr>
        <w:t>ESC</w:t>
      </w:r>
      <w:r>
        <w:rPr>
          <w:rFonts w:hint="eastAsia"/>
        </w:rPr>
        <w:t>的灯。</w:t>
      </w:r>
    </w:p>
  </w:comment>
  <w:comment w:id="111" w:author="龙新宇" w:date="2026-01-04T15:11:00Z" w:initials="龙新宇">
    <w:p w14:paraId="570A9798" w14:textId="78C77C0A" w:rsidR="00B04598" w:rsidRDefault="00B04598">
      <w:pPr>
        <w:pStyle w:val="af5"/>
        <w:ind w:firstLine="420"/>
      </w:pPr>
      <w:r>
        <w:rPr>
          <w:rStyle w:val="affff4"/>
        </w:rPr>
        <w:annotationRef/>
      </w:r>
      <w:r>
        <w:rPr>
          <w:rFonts w:hint="eastAsia"/>
        </w:rPr>
        <w:t>用途是啥，现有矩阵有吗？</w:t>
      </w:r>
    </w:p>
  </w:comment>
  <w:comment w:id="112" w:author="Yang Zhen SGH CDAY223" w:date="2026-01-14T10:22:00Z" w:initials="ZY">
    <w:p w14:paraId="43D9F1D4" w14:textId="77777777" w:rsidR="007B5973" w:rsidRDefault="007B5973" w:rsidP="007B5973">
      <w:pPr>
        <w:pStyle w:val="af5"/>
        <w:ind w:firstLineChars="0" w:firstLine="0"/>
      </w:pPr>
      <w:r>
        <w:rPr>
          <w:rStyle w:val="affff4"/>
        </w:rPr>
        <w:annotationRef/>
      </w:r>
      <w:r>
        <w:rPr>
          <w:rFonts w:hint="eastAsia"/>
        </w:rPr>
        <w:t>去确认</w:t>
      </w:r>
    </w:p>
  </w:comment>
  <w:comment w:id="113" w:author="龙新宇" w:date="2026-01-04T15:31:00Z" w:initials="龙新宇">
    <w:p w14:paraId="77BD1925" w14:textId="4D77888E" w:rsidR="00092C70" w:rsidRDefault="00092C70">
      <w:pPr>
        <w:pStyle w:val="af5"/>
        <w:ind w:firstLine="420"/>
      </w:pPr>
      <w:r>
        <w:rPr>
          <w:rStyle w:val="affff4"/>
        </w:rPr>
        <w:annotationRef/>
      </w:r>
      <w:r>
        <w:rPr>
          <w:rFonts w:hint="eastAsia"/>
        </w:rPr>
        <w:t>不需要后转角度吗？</w:t>
      </w:r>
    </w:p>
  </w:comment>
  <w:comment w:id="114" w:author="Yang Zhen SGH CDAY223" w:date="2026-01-07T15:26:00Z" w:initials="ZY">
    <w:p w14:paraId="00B9405E" w14:textId="77777777" w:rsidR="00B27D77" w:rsidRDefault="00B27D77" w:rsidP="00B27D77">
      <w:pPr>
        <w:pStyle w:val="af5"/>
        <w:ind w:firstLineChars="0" w:firstLine="0"/>
      </w:pPr>
      <w:r>
        <w:rPr>
          <w:rStyle w:val="affff4"/>
        </w:rPr>
        <w:annotationRef/>
      </w:r>
      <w:r>
        <w:rPr>
          <w:lang w:val="en-US"/>
        </w:rPr>
        <w:t>VMC</w:t>
      </w:r>
      <w:r>
        <w:rPr>
          <w:rFonts w:hint="eastAsia"/>
        </w:rPr>
        <w:t>其他功能也会收后转角度，理论上</w:t>
      </w:r>
      <w:r>
        <w:rPr>
          <w:lang w:val="en-US"/>
        </w:rPr>
        <w:t>ARM</w:t>
      </w:r>
      <w:r>
        <w:rPr>
          <w:rFonts w:hint="eastAsia"/>
        </w:rPr>
        <w:t>功能不会控制后转（因为后转控制已经基本失效），默认后转角度</w:t>
      </w:r>
      <w:r>
        <w:rPr>
          <w:rFonts w:hint="eastAsia"/>
        </w:rPr>
        <w:t>=0.</w:t>
      </w:r>
    </w:p>
  </w:comment>
  <w:comment w:id="115" w:author="Yang Zhen SGH CDAY223" w:date="2026-01-14T10:36:00Z" w:initials="ZY">
    <w:p w14:paraId="16DF271B" w14:textId="77777777" w:rsidR="000F0C32" w:rsidRDefault="000F0C32" w:rsidP="000F0C32">
      <w:pPr>
        <w:pStyle w:val="af5"/>
        <w:ind w:firstLineChars="0" w:firstLine="0"/>
      </w:pPr>
      <w:r>
        <w:rPr>
          <w:rStyle w:val="affff4"/>
        </w:rPr>
        <w:annotationRef/>
      </w:r>
      <w:r>
        <w:rPr>
          <w:rFonts w:hint="eastAsia"/>
        </w:rPr>
        <w:t>补充一下</w:t>
      </w:r>
      <w:r>
        <w:rPr>
          <w:lang w:val="en-US"/>
        </w:rPr>
        <w:t>RWS</w:t>
      </w:r>
      <w:r>
        <w:rPr>
          <w:rFonts w:hint="eastAsia"/>
        </w:rPr>
        <w:t>部分</w:t>
      </w:r>
    </w:p>
  </w:comment>
  <w:comment w:id="116" w:author="龙新宇" w:date="2026-01-04T15:30:00Z" w:initials="龙新宇">
    <w:p w14:paraId="0F7DCA93" w14:textId="7ABAC4D3" w:rsidR="00092C70" w:rsidRDefault="00092C70">
      <w:pPr>
        <w:pStyle w:val="af5"/>
        <w:ind w:firstLine="420"/>
      </w:pPr>
      <w:r>
        <w:rPr>
          <w:rStyle w:val="affff4"/>
        </w:rPr>
        <w:annotationRef/>
      </w:r>
      <w:r>
        <w:rPr>
          <w:rFonts w:hint="eastAsia"/>
        </w:rPr>
        <w:t>V</w:t>
      </w:r>
      <w:r>
        <w:t>MC</w:t>
      </w:r>
      <w:r>
        <w:rPr>
          <w:rFonts w:hint="eastAsia"/>
        </w:rPr>
        <w:t>？</w:t>
      </w:r>
    </w:p>
    <w:p w14:paraId="54336448" w14:textId="5A6A609A" w:rsidR="00BA4956" w:rsidRDefault="00BA4956">
      <w:pPr>
        <w:pStyle w:val="af5"/>
        <w:ind w:firstLine="420"/>
      </w:pPr>
      <w:r>
        <w:rPr>
          <w:rFonts w:hint="eastAsia"/>
        </w:rPr>
        <w:t>缺少</w:t>
      </w:r>
      <w:r>
        <w:rPr>
          <w:rFonts w:hint="eastAsia"/>
        </w:rPr>
        <w:t>V</w:t>
      </w:r>
      <w:r>
        <w:t>MC</w:t>
      </w:r>
      <w:r>
        <w:rPr>
          <w:rFonts w:hint="eastAsia"/>
        </w:rPr>
        <w:t>的扭矩控制接口</w:t>
      </w:r>
    </w:p>
  </w:comment>
  <w:comment w:id="117" w:author="Yang Zhen SGH CDAY223" w:date="2026-01-07T15:27:00Z" w:initials="ZY">
    <w:p w14:paraId="78BECB63" w14:textId="77777777" w:rsidR="002464E2" w:rsidRDefault="002464E2" w:rsidP="002464E2">
      <w:pPr>
        <w:pStyle w:val="af5"/>
        <w:ind w:firstLineChars="0" w:firstLine="0"/>
      </w:pPr>
      <w:r>
        <w:rPr>
          <w:rStyle w:val="affff4"/>
        </w:rPr>
        <w:annotationRef/>
      </w:r>
      <w:r>
        <w:rPr>
          <w:rFonts w:hint="eastAsia"/>
        </w:rPr>
        <w:t>写错了，</w:t>
      </w:r>
      <w:r>
        <w:rPr>
          <w:rFonts w:hint="eastAsia"/>
        </w:rPr>
        <w:t xml:space="preserve"> </w:t>
      </w:r>
      <w:r>
        <w:rPr>
          <w:lang w:val="en-US"/>
        </w:rPr>
        <w:t>VMC</w:t>
      </w:r>
    </w:p>
  </w:comment>
  <w:comment w:id="118" w:author="龙新宇" w:date="2026-01-04T15:23:00Z" w:initials="龙新宇">
    <w:p w14:paraId="76D814CD" w14:textId="21C5E69A" w:rsidR="00092C70" w:rsidRDefault="00092C70">
      <w:pPr>
        <w:pStyle w:val="af5"/>
        <w:ind w:firstLine="420"/>
      </w:pPr>
      <w:r>
        <w:rPr>
          <w:rStyle w:val="affff4"/>
        </w:rPr>
        <w:annotationRef/>
      </w:r>
      <w:r>
        <w:rPr>
          <w:rFonts w:hint="eastAsia"/>
        </w:rPr>
        <w:t>什么用途？</w:t>
      </w:r>
    </w:p>
  </w:comment>
  <w:comment w:id="119" w:author="Yang Zhen SGH CDAY223" w:date="2026-01-07T15:28:00Z" w:initials="ZY">
    <w:p w14:paraId="428AD84D" w14:textId="77777777" w:rsidR="00DF55F8" w:rsidRDefault="00DF55F8" w:rsidP="00DF55F8">
      <w:pPr>
        <w:pStyle w:val="af5"/>
        <w:ind w:firstLineChars="0" w:firstLine="0"/>
      </w:pPr>
      <w:r>
        <w:rPr>
          <w:rStyle w:val="affff4"/>
        </w:rPr>
        <w:annotationRef/>
      </w:r>
      <w:r>
        <w:rPr>
          <w:lang w:val="en-US"/>
        </w:rPr>
        <w:t>ARM</w:t>
      </w:r>
      <w:r>
        <w:rPr>
          <w:rFonts w:hint="eastAsia"/>
        </w:rPr>
        <w:t>功能请求降扭。</w:t>
      </w:r>
      <w:r>
        <w:rPr>
          <w:rFonts w:hint="eastAsia"/>
        </w:rPr>
        <w:t>Torque limit</w:t>
      </w:r>
    </w:p>
  </w:comment>
  <w:comment w:id="136" w:author="龙新宇" w:date="2026-01-04T15:29:00Z" w:initials="龙新宇">
    <w:p w14:paraId="7C01A45B" w14:textId="47C6550D" w:rsidR="00092C70" w:rsidRDefault="00092C70">
      <w:pPr>
        <w:pStyle w:val="af5"/>
        <w:ind w:firstLine="420"/>
      </w:pPr>
      <w:r>
        <w:rPr>
          <w:rStyle w:val="affff4"/>
        </w:rPr>
        <w:annotationRef/>
      </w:r>
      <w:r>
        <w:rPr>
          <w:rFonts w:hint="eastAsia"/>
        </w:rPr>
        <w:t>如何通过阻尼力调节质心</w:t>
      </w:r>
    </w:p>
  </w:comment>
  <w:comment w:id="137" w:author="Yang Zhen SGH CDAY223" w:date="2026-01-07T15:29:00Z" w:initials="ZY">
    <w:p w14:paraId="17E170A9" w14:textId="77777777" w:rsidR="005449E8" w:rsidRDefault="005449E8" w:rsidP="005449E8">
      <w:pPr>
        <w:pStyle w:val="af5"/>
        <w:ind w:firstLineChars="0" w:firstLine="0"/>
      </w:pPr>
      <w:r>
        <w:rPr>
          <w:rStyle w:val="affff4"/>
        </w:rPr>
        <w:annotationRef/>
      </w:r>
      <w:r>
        <w:rPr>
          <w:rFonts w:hint="eastAsia"/>
        </w:rPr>
        <w:t>抬高外侧，将重心位置向内测转移。</w:t>
      </w:r>
    </w:p>
  </w:comment>
  <w:comment w:id="145" w:author="龙新宇" w:date="2025-12-25T16:32:00Z" w:initials="龙新宇">
    <w:p w14:paraId="0CBCAAE2" w14:textId="2FF3800E" w:rsidR="00863D97" w:rsidRDefault="00863D97">
      <w:pPr>
        <w:pStyle w:val="af5"/>
        <w:ind w:firstLine="420"/>
      </w:pPr>
      <w:r>
        <w:rPr>
          <w:rStyle w:val="affff4"/>
        </w:rPr>
        <w:annotationRef/>
      </w:r>
      <w:r>
        <w:rPr>
          <w:rFonts w:hint="eastAsia"/>
        </w:rPr>
        <w:t>控后转不是可以增加转弯半径从而减少侧向力吗？</w:t>
      </w:r>
    </w:p>
  </w:comment>
  <w:comment w:id="146" w:author="Yang Zhen SGH CDAY223" w:date="2026-01-07T15:32:00Z" w:initials="ZY">
    <w:p w14:paraId="705B62CF" w14:textId="1E1A036E" w:rsidR="008C19A4" w:rsidRDefault="008C19A4" w:rsidP="008C19A4">
      <w:pPr>
        <w:pStyle w:val="af5"/>
        <w:ind w:firstLineChars="0" w:firstLine="0"/>
      </w:pPr>
      <w:r>
        <w:rPr>
          <w:rStyle w:val="affff4"/>
        </w:rPr>
        <w:annotationRef/>
      </w:r>
      <w:r>
        <w:rPr>
          <w:rFonts w:hint="eastAsia"/>
        </w:rPr>
        <w:t>侧倾发生时，后轴可能已经达到侧向力极限，后转可能已经失效，但是可以尝试控制，可以考虑预留？</w:t>
      </w:r>
      <w:r>
        <w:rPr>
          <w:rFonts w:hint="eastAsia"/>
        </w:rPr>
        <w:t xml:space="preserve">  </w:t>
      </w:r>
      <w:r>
        <w:fldChar w:fldCharType="begin"/>
      </w:r>
      <w:r>
        <w:instrText>HYPERLINK "mailto:xuelei.zhi@zf.com"</w:instrText>
      </w:r>
      <w:bookmarkStart w:id="150" w:name="_@_0651140518754C8582D18649C4D6C5C5Z"/>
      <w:r>
        <w:fldChar w:fldCharType="separate"/>
      </w:r>
      <w:bookmarkEnd w:id="150"/>
      <w:r w:rsidRPr="008C19A4">
        <w:rPr>
          <w:rStyle w:val="affffffb"/>
          <w:noProof/>
        </w:rPr>
        <w:t>@Zhi Xuelei Dr. SGH CDAY623</w:t>
      </w:r>
      <w:r>
        <w:fldChar w:fldCharType="end"/>
      </w:r>
      <w:r>
        <w:t xml:space="preserve"> </w:t>
      </w:r>
    </w:p>
  </w:comment>
  <w:comment w:id="147" w:author="Zhi Xuelei Dr. SGH CDAY623" w:date="2026-01-07T15:47:00Z" w:initials="ZC">
    <w:p w14:paraId="2F1C8ECF" w14:textId="0B8560F0" w:rsidR="00F770C6" w:rsidRDefault="003038BF">
      <w:pPr>
        <w:pStyle w:val="af5"/>
        <w:ind w:firstLine="420"/>
      </w:pPr>
      <w:r>
        <w:rPr>
          <w:rStyle w:val="affff4"/>
        </w:rPr>
        <w:annotationRef/>
      </w:r>
      <w:r w:rsidRPr="49123872">
        <w:t>此外，控后转增加了转向半径会影响驾驶员控制方向感，不建议控制后转。</w:t>
      </w:r>
    </w:p>
  </w:comment>
  <w:comment w:id="155" w:author="龙新宇" w:date="2025-12-25T16:46:00Z" w:initials="龙新宇">
    <w:p w14:paraId="6353E883" w14:textId="5D73C691" w:rsidR="009C146E" w:rsidRDefault="009C146E">
      <w:pPr>
        <w:pStyle w:val="af5"/>
        <w:ind w:firstLine="420"/>
      </w:pPr>
      <w:r>
        <w:rPr>
          <w:rStyle w:val="affff4"/>
        </w:rPr>
        <w:annotationRef/>
      </w:r>
      <w:r>
        <w:rPr>
          <w:rFonts w:hint="eastAsia"/>
        </w:rPr>
        <w:t>如何理解</w:t>
      </w:r>
    </w:p>
  </w:comment>
  <w:comment w:id="156" w:author="Yang Zhen SGH CDAY223" w:date="2026-01-07T15:32:00Z" w:initials="ZY">
    <w:p w14:paraId="1B5928B0" w14:textId="77777777" w:rsidR="00AA22B8" w:rsidRDefault="00AA22B8" w:rsidP="00AA22B8">
      <w:pPr>
        <w:pStyle w:val="af5"/>
        <w:ind w:firstLineChars="0" w:firstLine="0"/>
      </w:pPr>
      <w:r>
        <w:rPr>
          <w:rStyle w:val="affff4"/>
        </w:rPr>
        <w:annotationRef/>
      </w:r>
      <w:r>
        <w:rPr>
          <w:rFonts w:hint="eastAsia"/>
        </w:rPr>
        <w:t>抬高外侧，将重心位置向内测转移。</w:t>
      </w:r>
    </w:p>
  </w:comment>
  <w:comment w:id="163" w:author="龙新宇" w:date="2026-01-04T15:53:00Z" w:initials="龙新宇">
    <w:p w14:paraId="06E3D9AD" w14:textId="234C0BD8" w:rsidR="00144DCA" w:rsidRDefault="00144DCA">
      <w:pPr>
        <w:pStyle w:val="af5"/>
        <w:ind w:firstLine="420"/>
      </w:pPr>
      <w:r>
        <w:rPr>
          <w:rStyle w:val="affff4"/>
        </w:rPr>
        <w:annotationRef/>
      </w:r>
      <w:r>
        <w:rPr>
          <w:rFonts w:hint="eastAsia"/>
        </w:rPr>
        <w:t>缺少功能开启条件</w:t>
      </w:r>
    </w:p>
  </w:comment>
  <w:comment w:id="164" w:author="Yang Zhen SGH CDAY223" w:date="2026-01-07T15:34:00Z" w:initials="ZY">
    <w:p w14:paraId="4E72AE26" w14:textId="77777777" w:rsidR="00CB16AB" w:rsidRDefault="00CB16AB" w:rsidP="00CB16AB">
      <w:pPr>
        <w:pStyle w:val="af5"/>
        <w:ind w:firstLineChars="0" w:firstLine="0"/>
      </w:pPr>
      <w:r>
        <w:rPr>
          <w:rStyle w:val="affff4"/>
        </w:rPr>
        <w:annotationRef/>
      </w:r>
      <w:r>
        <w:rPr>
          <w:rFonts w:hint="eastAsia"/>
        </w:rPr>
        <w:t>整车上电后就进入</w:t>
      </w:r>
      <w:r>
        <w:rPr>
          <w:rFonts w:hint="eastAsia"/>
        </w:rPr>
        <w:t>ready</w:t>
      </w:r>
      <w:r>
        <w:rPr>
          <w:rFonts w:hint="eastAsia"/>
        </w:rPr>
        <w:t>状态。</w:t>
      </w:r>
    </w:p>
  </w:comment>
  <w:comment w:id="165" w:author="龙新宇" w:date="2026-01-04T16:20:00Z" w:initials="龙新宇">
    <w:p w14:paraId="3E08EC5B" w14:textId="5331C46D" w:rsidR="00BA4956" w:rsidRDefault="00BA4956">
      <w:pPr>
        <w:pStyle w:val="af5"/>
        <w:ind w:firstLine="420"/>
      </w:pPr>
      <w:r>
        <w:rPr>
          <w:rStyle w:val="affff4"/>
        </w:rPr>
        <w:annotationRef/>
      </w:r>
      <w:r>
        <w:rPr>
          <w:rFonts w:hint="eastAsia"/>
        </w:rPr>
        <w:t>Y</w:t>
      </w:r>
      <w:r>
        <w:t>SC</w:t>
      </w:r>
      <w:r>
        <w:rPr>
          <w:rFonts w:hint="eastAsia"/>
        </w:rPr>
        <w:t>降级时为何不激活？可否控悬架实现一定的功能？</w:t>
      </w:r>
    </w:p>
  </w:comment>
  <w:comment w:id="166" w:author="Yang Zhen SGH CDAY223" w:date="2026-01-07T15:37:00Z" w:initials="ZY">
    <w:p w14:paraId="067CBBF5" w14:textId="77777777" w:rsidR="00DF0966" w:rsidRDefault="00DF0966" w:rsidP="00DF0966">
      <w:pPr>
        <w:pStyle w:val="af5"/>
        <w:ind w:firstLineChars="0" w:firstLine="0"/>
      </w:pPr>
      <w:r>
        <w:rPr>
          <w:rStyle w:val="affff4"/>
        </w:rPr>
        <w:annotationRef/>
      </w:r>
      <w:r>
        <w:rPr>
          <w:rFonts w:hint="eastAsia"/>
        </w:rPr>
        <w:t>这个</w:t>
      </w:r>
      <w:r>
        <w:rPr>
          <w:lang w:val="en-US"/>
        </w:rPr>
        <w:t>YSC</w:t>
      </w:r>
      <w:r>
        <w:rPr>
          <w:rFonts w:hint="eastAsia"/>
        </w:rPr>
        <w:t>降级更多表征的是制动</w:t>
      </w:r>
      <w:r>
        <w:rPr>
          <w:rFonts w:hint="eastAsia"/>
        </w:rPr>
        <w:t>/</w:t>
      </w:r>
      <w:r>
        <w:rPr>
          <w:rFonts w:hint="eastAsia"/>
        </w:rPr>
        <w:t>驱动是否可用，如果</w:t>
      </w:r>
      <w:r>
        <w:rPr>
          <w:lang w:val="en-US"/>
        </w:rPr>
        <w:t xml:space="preserve">VMC </w:t>
      </w:r>
      <w:r>
        <w:rPr>
          <w:rFonts w:hint="eastAsia"/>
        </w:rPr>
        <w:t>的</w:t>
      </w:r>
      <w:r>
        <w:rPr>
          <w:lang w:val="en-US"/>
        </w:rPr>
        <w:t xml:space="preserve">ARM </w:t>
      </w:r>
      <w:r>
        <w:rPr>
          <w:rFonts w:hint="eastAsia"/>
        </w:rPr>
        <w:t>只控制悬架，可以忽略</w:t>
      </w:r>
    </w:p>
  </w:comment>
  <w:comment w:id="167" w:author="Yang Zhen SGH CDAY223" w:date="2026-01-14T11:09:00Z" w:initials="ZY">
    <w:p w14:paraId="1C47FA5B" w14:textId="77777777" w:rsidR="007C1FB7" w:rsidRDefault="007C1FB7" w:rsidP="007C1FB7">
      <w:pPr>
        <w:pStyle w:val="af5"/>
        <w:ind w:firstLineChars="0" w:firstLine="0"/>
      </w:pPr>
      <w:r>
        <w:rPr>
          <w:rStyle w:val="affff4"/>
        </w:rPr>
        <w:annotationRef/>
      </w:r>
      <w:r>
        <w:rPr>
          <w:lang w:val="en-US"/>
        </w:rPr>
        <w:t>ARM</w:t>
      </w:r>
      <w:r>
        <w:rPr>
          <w:rFonts w:hint="eastAsia"/>
        </w:rPr>
        <w:t>/YSC</w:t>
      </w:r>
      <w:r>
        <w:rPr>
          <w:rFonts w:hint="eastAsia"/>
        </w:rPr>
        <w:t>功能是否需要信号控制打开差速锁（</w:t>
      </w:r>
      <w:r>
        <w:rPr>
          <w:rFonts w:hint="eastAsia"/>
        </w:rPr>
        <w:t>25-40kph</w:t>
      </w:r>
      <w:r>
        <w:rPr>
          <w:rFonts w:hint="eastAsia"/>
        </w:rPr>
        <w:t>）</w:t>
      </w:r>
    </w:p>
  </w:comment>
  <w:comment w:id="170" w:author="龙新宇" w:date="2026-01-05T16:49:00Z" w:initials="龙新宇">
    <w:p w14:paraId="37274BCF" w14:textId="5B33AFA1" w:rsidR="00607FE5" w:rsidRDefault="00607FE5">
      <w:pPr>
        <w:pStyle w:val="af5"/>
        <w:ind w:firstLine="420"/>
      </w:pPr>
      <w:r>
        <w:rPr>
          <w:rStyle w:val="affff4"/>
        </w:rPr>
        <w:annotationRef/>
      </w:r>
      <w:r>
        <w:rPr>
          <w:rFonts w:hint="eastAsia"/>
        </w:rPr>
        <w:t>缺人机交互，防侧翻和制动系统</w:t>
      </w:r>
      <w:r>
        <w:rPr>
          <w:rFonts w:hint="eastAsia"/>
        </w:rPr>
        <w:t>Y</w:t>
      </w:r>
      <w:r>
        <w:t>SC</w:t>
      </w:r>
      <w:r>
        <w:rPr>
          <w:rFonts w:hint="eastAsia"/>
        </w:rPr>
        <w:t>的点灯是否共用，信号怎么交互</w:t>
      </w:r>
    </w:p>
  </w:comment>
  <w:comment w:id="200" w:author="龙新宇" w:date="2025-12-26T13:59:00Z" w:initials="龙新宇">
    <w:p w14:paraId="0F707A13" w14:textId="3D25DF8A" w:rsidR="00B712EC" w:rsidRDefault="00B712EC">
      <w:pPr>
        <w:pStyle w:val="af5"/>
        <w:ind w:firstLine="420"/>
      </w:pPr>
      <w:r>
        <w:rPr>
          <w:rStyle w:val="affff4"/>
        </w:rPr>
        <w:annotationRef/>
      </w:r>
      <w:r>
        <w:rPr>
          <w:rFonts w:hint="eastAsia"/>
        </w:rPr>
        <w:t>会不会出现悬架控制与</w:t>
      </w:r>
      <w:r>
        <w:rPr>
          <w:rFonts w:hint="eastAsia"/>
        </w:rPr>
        <w:t>Y</w:t>
      </w:r>
      <w:r>
        <w:t>SC</w:t>
      </w:r>
      <w:r>
        <w:rPr>
          <w:rFonts w:hint="eastAsia"/>
        </w:rPr>
        <w:t>需求横摆方向不同的情况</w:t>
      </w:r>
    </w:p>
  </w:comment>
  <w:comment w:id="201" w:author="Yang Zhen SGH CDAY223" w:date="2026-01-07T15:41:00Z" w:initials="ZY">
    <w:p w14:paraId="0EB2CBC1" w14:textId="77777777" w:rsidR="00307F6C" w:rsidRDefault="00307F6C" w:rsidP="00307F6C">
      <w:pPr>
        <w:pStyle w:val="af5"/>
        <w:ind w:firstLineChars="0" w:firstLine="0"/>
      </w:pPr>
      <w:r>
        <w:rPr>
          <w:rStyle w:val="affff4"/>
        </w:rPr>
        <w:annotationRef/>
      </w:r>
      <w:r>
        <w:rPr>
          <w:rFonts w:hint="eastAsia"/>
        </w:rPr>
        <w:t>可能会出现，但是因为是两套执行器，双方解耦性强，可以通过实车标定快速调整。</w:t>
      </w:r>
      <w:r>
        <w:rPr>
          <w:rFonts w:hint="eastAsia"/>
        </w:rPr>
        <w:t xml:space="preserve"> </w:t>
      </w:r>
      <w:r>
        <w:rPr>
          <w:rFonts w:hint="eastAsia"/>
        </w:rPr>
        <w:t>但是如果</w:t>
      </w:r>
      <w:r>
        <w:rPr>
          <w:lang w:val="en-US"/>
        </w:rPr>
        <w:t>ARM</w:t>
      </w:r>
      <w:r>
        <w:rPr>
          <w:rFonts w:hint="eastAsia"/>
        </w:rPr>
        <w:t>和制动本身</w:t>
      </w:r>
      <w:r>
        <w:rPr>
          <w:lang w:val="en-US"/>
        </w:rPr>
        <w:t>YSC</w:t>
      </w:r>
      <w:r>
        <w:rPr>
          <w:rFonts w:hint="eastAsia"/>
        </w:rPr>
        <w:t>如果同时控制动接口，仲裁本身复杂，并且联调消耗大量时间。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EBF36" w15:done="0"/>
  <w15:commentEx w15:paraId="753ECA9C" w15:paraIdParent="542EBF36" w15:done="0"/>
  <w15:commentEx w15:paraId="22B5D07B" w15:paraIdParent="542EBF36" w15:done="0"/>
  <w15:commentEx w15:paraId="2A5245B6" w15:paraIdParent="542EBF36" w15:done="0"/>
  <w15:commentEx w15:paraId="3A053809" w15:done="0"/>
  <w15:commentEx w15:paraId="6EF13050" w15:paraIdParent="3A053809" w15:done="0"/>
  <w15:commentEx w15:paraId="7615B562" w15:paraIdParent="3A053809" w15:done="0"/>
  <w15:commentEx w15:paraId="2E9C5394" w15:done="0"/>
  <w15:commentEx w15:paraId="4F3DD627" w15:paraIdParent="2E9C5394" w15:done="0"/>
  <w15:commentEx w15:paraId="6702A37B" w15:paraIdParent="2E9C5394" w15:done="0"/>
  <w15:commentEx w15:paraId="77273A29" w15:paraIdParent="2E9C5394" w15:done="0"/>
  <w15:commentEx w15:paraId="1E48194F" w15:done="0"/>
  <w15:commentEx w15:paraId="1D0CD5E7" w15:paraIdParent="1E48194F" w15:done="0"/>
  <w15:commentEx w15:paraId="3BD8ED28" w15:done="0"/>
  <w15:commentEx w15:paraId="79236A4C" w15:paraIdParent="3BD8ED28" w15:done="0"/>
  <w15:commentEx w15:paraId="570A9798" w15:done="0"/>
  <w15:commentEx w15:paraId="43D9F1D4" w15:paraIdParent="570A9798" w15:done="0"/>
  <w15:commentEx w15:paraId="77BD1925" w15:done="0"/>
  <w15:commentEx w15:paraId="00B9405E" w15:paraIdParent="77BD1925" w15:done="0"/>
  <w15:commentEx w15:paraId="16DF271B" w15:paraIdParent="77BD1925" w15:done="0"/>
  <w15:commentEx w15:paraId="54336448" w15:done="0"/>
  <w15:commentEx w15:paraId="78BECB63" w15:paraIdParent="54336448" w15:done="0"/>
  <w15:commentEx w15:paraId="76D814CD" w15:done="0"/>
  <w15:commentEx w15:paraId="428AD84D" w15:paraIdParent="76D814CD" w15:done="0"/>
  <w15:commentEx w15:paraId="7C01A45B" w15:done="0"/>
  <w15:commentEx w15:paraId="17E170A9" w15:paraIdParent="7C01A45B" w15:done="0"/>
  <w15:commentEx w15:paraId="0CBCAAE2" w15:done="0"/>
  <w15:commentEx w15:paraId="705B62CF" w15:paraIdParent="0CBCAAE2" w15:done="0"/>
  <w15:commentEx w15:paraId="2F1C8ECF" w15:paraIdParent="0CBCAAE2" w15:done="0"/>
  <w15:commentEx w15:paraId="6353E883" w15:done="0"/>
  <w15:commentEx w15:paraId="1B5928B0" w15:paraIdParent="6353E883" w15:done="0"/>
  <w15:commentEx w15:paraId="06E3D9AD" w15:done="0"/>
  <w15:commentEx w15:paraId="4E72AE26" w15:paraIdParent="06E3D9AD" w15:done="0"/>
  <w15:commentEx w15:paraId="3E08EC5B" w15:done="0"/>
  <w15:commentEx w15:paraId="067CBBF5" w15:paraIdParent="3E08EC5B" w15:done="0"/>
  <w15:commentEx w15:paraId="1C47FA5B" w15:done="0"/>
  <w15:commentEx w15:paraId="37274BCF" w15:done="0"/>
  <w15:commentEx w15:paraId="0F707A13" w15:done="0"/>
  <w15:commentEx w15:paraId="0EB2CBC1" w15:paraIdParent="0F707A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4F3D8" w16cex:dateUtc="2026-01-04T06:12:00Z"/>
  <w16cex:commentExtensible w16cex:durableId="257D33EB" w16cex:dateUtc="2026-01-06T05:51:00Z"/>
  <w16cex:commentExtensible w16cex:durableId="7F3FA0A2" w16cex:dateUtc="2026-01-07T07:39:00Z"/>
  <w16cex:commentExtensible w16cex:durableId="624B4557" w16cex:dateUtc="2026-01-14T05:10:00Z"/>
  <w16cex:commentExtensible w16cex:durableId="2D051018" w16cex:dateUtc="2026-01-04T08:13:00Z"/>
  <w16cex:commentExtensible w16cex:durableId="7ED31767" w16cex:dateUtc="2026-01-06T05:52:00Z"/>
  <w16cex:commentExtensible w16cex:durableId="05F18697" w16cex:dateUtc="2026-01-14T05:10:00Z"/>
  <w16cex:commentExtensible w16cex:durableId="2CF7DB9E" w16cex:dateUtc="2025-12-25T07:49:00Z"/>
  <w16cex:commentExtensible w16cex:durableId="29C9CA26" w16cex:dateUtc="2026-01-07T07:13:00Z"/>
  <w16cex:commentExtensible w16cex:durableId="3553606F" w16cex:dateUtc="2026-01-07T07:43:00Z"/>
  <w16cex:commentExtensible w16cex:durableId="301A6B31" w16cex:dateUtc="2026-01-14T05:11:00Z"/>
  <w16cex:commentExtensible w16cex:durableId="2CF7DDF2" w16cex:dateUtc="2025-12-25T07:59:00Z"/>
  <w16cex:commentExtensible w16cex:durableId="1CD1775E" w16cex:dateUtc="2026-01-07T07:21:00Z"/>
  <w16cex:commentExtensible w16cex:durableId="2D061D0C" w16cex:dateUtc="2026-01-05T03:20:00Z"/>
  <w16cex:commentExtensible w16cex:durableId="5F92C7FA" w16cex:dateUtc="2026-01-07T07:23:00Z"/>
  <w16cex:commentExtensible w16cex:durableId="2D050194" w16cex:dateUtc="2026-01-04T07:11:00Z"/>
  <w16cex:commentExtensible w16cex:durableId="0042F210" w16cex:dateUtc="2026-01-14T02:22:00Z"/>
  <w16cex:commentExtensible w16cex:durableId="2D05065A" w16cex:dateUtc="2026-01-04T07:31:00Z"/>
  <w16cex:commentExtensible w16cex:durableId="650B72A5" w16cex:dateUtc="2026-01-07T07:26:00Z"/>
  <w16cex:commentExtensible w16cex:durableId="7397217F" w16cex:dateUtc="2026-01-14T02:36:00Z"/>
  <w16cex:commentExtensible w16cex:durableId="2D050619" w16cex:dateUtc="2026-01-04T07:30:00Z"/>
  <w16cex:commentExtensible w16cex:durableId="4719D095" w16cex:dateUtc="2026-01-07T07:27:00Z"/>
  <w16cex:commentExtensible w16cex:durableId="2D05048A" w16cex:dateUtc="2026-01-04T07:23:00Z"/>
  <w16cex:commentExtensible w16cex:durableId="7D4E1594" w16cex:dateUtc="2026-01-07T07:28:00Z"/>
  <w16cex:commentExtensible w16cex:durableId="2D0505C7" w16cex:dateUtc="2026-01-04T07:29:00Z"/>
  <w16cex:commentExtensible w16cex:durableId="61EDBAD2" w16cex:dateUtc="2026-01-07T07:29:00Z"/>
  <w16cex:commentExtensible w16cex:durableId="2CF7E5BB" w16cex:dateUtc="2025-12-25T08:32:00Z"/>
  <w16cex:commentExtensible w16cex:durableId="62BCFC5C" w16cex:dateUtc="2026-01-07T07:32:00Z"/>
  <w16cex:commentExtensible w16cex:durableId="5EEF1518" w16cex:dateUtc="2026-01-07T07:47:00Z"/>
  <w16cex:commentExtensible w16cex:durableId="2CF7E8F3" w16cex:dateUtc="2025-12-25T08:46:00Z"/>
  <w16cex:commentExtensible w16cex:durableId="2DCEFF8D" w16cex:dateUtc="2026-01-07T07:32:00Z"/>
  <w16cex:commentExtensible w16cex:durableId="2D050B7B" w16cex:dateUtc="2026-01-04T07:53:00Z"/>
  <w16cex:commentExtensible w16cex:durableId="4C5C4DAE" w16cex:dateUtc="2026-01-07T07:34:00Z"/>
  <w16cex:commentExtensible w16cex:durableId="2D0511DF" w16cex:dateUtc="2026-01-04T08:20:00Z"/>
  <w16cex:commentExtensible w16cex:durableId="4D85E6FD" w16cex:dateUtc="2026-01-07T07:37:00Z"/>
  <w16cex:commentExtensible w16cex:durableId="35F46260" w16cex:dateUtc="2026-01-14T03:09:00Z"/>
  <w16cex:commentExtensible w16cex:durableId="2D066A15" w16cex:dateUtc="2026-01-05T08:49:00Z"/>
  <w16cex:commentExtensible w16cex:durableId="2CF91353" w16cex:dateUtc="2025-12-26T05:59:00Z"/>
  <w16cex:commentExtensible w16cex:durableId="0632665D" w16cex:dateUtc="2026-01-07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EBF36" w16cid:durableId="2D04F3D8"/>
  <w16cid:commentId w16cid:paraId="753ECA9C" w16cid:durableId="257D33EB"/>
  <w16cid:commentId w16cid:paraId="22B5D07B" w16cid:durableId="7F3FA0A2"/>
  <w16cid:commentId w16cid:paraId="2A5245B6" w16cid:durableId="624B4557"/>
  <w16cid:commentId w16cid:paraId="3A053809" w16cid:durableId="2D051018"/>
  <w16cid:commentId w16cid:paraId="6EF13050" w16cid:durableId="7ED31767"/>
  <w16cid:commentId w16cid:paraId="7615B562" w16cid:durableId="05F18697"/>
  <w16cid:commentId w16cid:paraId="2E9C5394" w16cid:durableId="2CF7DB9E"/>
  <w16cid:commentId w16cid:paraId="4F3DD627" w16cid:durableId="29C9CA26"/>
  <w16cid:commentId w16cid:paraId="6702A37B" w16cid:durableId="3553606F"/>
  <w16cid:commentId w16cid:paraId="77273A29" w16cid:durableId="301A6B31"/>
  <w16cid:commentId w16cid:paraId="1E48194F" w16cid:durableId="2CF7DDF2"/>
  <w16cid:commentId w16cid:paraId="1D0CD5E7" w16cid:durableId="1CD1775E"/>
  <w16cid:commentId w16cid:paraId="3BD8ED28" w16cid:durableId="2D061D0C"/>
  <w16cid:commentId w16cid:paraId="79236A4C" w16cid:durableId="5F92C7FA"/>
  <w16cid:commentId w16cid:paraId="570A9798" w16cid:durableId="2D050194"/>
  <w16cid:commentId w16cid:paraId="43D9F1D4" w16cid:durableId="0042F210"/>
  <w16cid:commentId w16cid:paraId="77BD1925" w16cid:durableId="2D05065A"/>
  <w16cid:commentId w16cid:paraId="00B9405E" w16cid:durableId="650B72A5"/>
  <w16cid:commentId w16cid:paraId="16DF271B" w16cid:durableId="7397217F"/>
  <w16cid:commentId w16cid:paraId="54336448" w16cid:durableId="2D050619"/>
  <w16cid:commentId w16cid:paraId="78BECB63" w16cid:durableId="4719D095"/>
  <w16cid:commentId w16cid:paraId="76D814CD" w16cid:durableId="2D05048A"/>
  <w16cid:commentId w16cid:paraId="428AD84D" w16cid:durableId="7D4E1594"/>
  <w16cid:commentId w16cid:paraId="7C01A45B" w16cid:durableId="2D0505C7"/>
  <w16cid:commentId w16cid:paraId="17E170A9" w16cid:durableId="61EDBAD2"/>
  <w16cid:commentId w16cid:paraId="0CBCAAE2" w16cid:durableId="2CF7E5BB"/>
  <w16cid:commentId w16cid:paraId="705B62CF" w16cid:durableId="62BCFC5C"/>
  <w16cid:commentId w16cid:paraId="2F1C8ECF" w16cid:durableId="5EEF1518"/>
  <w16cid:commentId w16cid:paraId="6353E883" w16cid:durableId="2CF7E8F3"/>
  <w16cid:commentId w16cid:paraId="1B5928B0" w16cid:durableId="2DCEFF8D"/>
  <w16cid:commentId w16cid:paraId="06E3D9AD" w16cid:durableId="2D050B7B"/>
  <w16cid:commentId w16cid:paraId="4E72AE26" w16cid:durableId="4C5C4DAE"/>
  <w16cid:commentId w16cid:paraId="3E08EC5B" w16cid:durableId="2D0511DF"/>
  <w16cid:commentId w16cid:paraId="067CBBF5" w16cid:durableId="4D85E6FD"/>
  <w16cid:commentId w16cid:paraId="1C47FA5B" w16cid:durableId="35F46260"/>
  <w16cid:commentId w16cid:paraId="37274BCF" w16cid:durableId="2D066A15"/>
  <w16cid:commentId w16cid:paraId="0F707A13" w16cid:durableId="2CF91353"/>
  <w16cid:commentId w16cid:paraId="0EB2CBC1" w16cid:durableId="063266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1D13A" w14:textId="77777777" w:rsidR="005C09D9" w:rsidRDefault="005C09D9">
      <w:pPr>
        <w:ind w:firstLine="420"/>
      </w:pPr>
      <w:r>
        <w:separator/>
      </w:r>
    </w:p>
  </w:endnote>
  <w:endnote w:type="continuationSeparator" w:id="0">
    <w:p w14:paraId="05B4367D" w14:textId="77777777" w:rsidR="005C09D9" w:rsidRDefault="005C09D9">
      <w:pPr>
        <w:ind w:firstLine="420"/>
      </w:pPr>
      <w:r>
        <w:continuationSeparator/>
      </w:r>
    </w:p>
  </w:endnote>
  <w:endnote w:type="continuationNotice" w:id="1">
    <w:p w14:paraId="6F951A48" w14:textId="77777777" w:rsidR="005C09D9" w:rsidRDefault="005C09D9">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 xml:space="preserve">SAIC GM Wuling </w:t>
    </w:r>
    <w:proofErr w:type="spellStart"/>
    <w:r>
      <w:rPr>
        <w:lang w:val="en-US"/>
      </w:rPr>
      <w:t>Automobil</w:t>
    </w:r>
    <w:proofErr w:type="spellEnd"/>
    <w:r>
      <w:rPr>
        <w:lang w:val="en-US"/>
      </w:rPr>
      <w:t xml:space="preserve"> </w:t>
    </w:r>
    <w:proofErr w:type="spellStart"/>
    <w:r>
      <w:rPr>
        <w:lang w:val="en-US"/>
      </w:rPr>
      <w:t>Co.,ltd</w:t>
    </w:r>
    <w:proofErr w:type="spellEnd"/>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11AA" w14:textId="77777777" w:rsidR="005C09D9" w:rsidRDefault="005C09D9">
      <w:pPr>
        <w:ind w:firstLine="420"/>
      </w:pPr>
      <w:r>
        <w:separator/>
      </w:r>
    </w:p>
  </w:footnote>
  <w:footnote w:type="continuationSeparator" w:id="0">
    <w:p w14:paraId="4CAB55F5" w14:textId="77777777" w:rsidR="005C09D9" w:rsidRDefault="005C09D9">
      <w:pPr>
        <w:ind w:firstLine="420"/>
      </w:pPr>
      <w:r>
        <w:continuationSeparator/>
      </w:r>
    </w:p>
  </w:footnote>
  <w:footnote w:type="continuationNotice" w:id="1">
    <w:p w14:paraId="754AC0D1" w14:textId="77777777" w:rsidR="005C09D9" w:rsidRDefault="005C09D9">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8F2DEAB" w:rsidR="001443C4" w:rsidRDefault="003038BF">
    <w:pPr>
      <w:pStyle w:val="affc"/>
      <w:ind w:firstLine="360"/>
    </w:pPr>
    <w:r>
      <w:rPr>
        <w:noProof/>
      </w:rPr>
      <w:pict w14:anchorId="61801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1"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7A88D41B" w:rsidR="001443C4" w:rsidRDefault="003038BF">
    <w:pPr>
      <w:pStyle w:val="Table"/>
      <w:rPr>
        <w:lang w:val="en-US"/>
      </w:rPr>
    </w:pPr>
    <w:r>
      <w:rPr>
        <w:noProof/>
      </w:rPr>
      <w:pict w14:anchorId="08ECAB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2"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698B7F2B" w:rsidR="001443C4" w:rsidRDefault="003038BF">
    <w:pPr>
      <w:pStyle w:val="affc"/>
      <w:ind w:firstLine="360"/>
    </w:pPr>
    <w:r>
      <w:rPr>
        <w:noProof/>
      </w:rPr>
      <w:pict w14:anchorId="78C99C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0"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4"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9"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1"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5"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6"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8"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1"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6"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7"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8"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0"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4"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5"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953510635">
    <w:abstractNumId w:val="33"/>
  </w:num>
  <w:num w:numId="2" w16cid:durableId="1164661253">
    <w:abstractNumId w:val="0"/>
  </w:num>
  <w:num w:numId="3" w16cid:durableId="1362708269">
    <w:abstractNumId w:val="32"/>
  </w:num>
  <w:num w:numId="4" w16cid:durableId="1441677717">
    <w:abstractNumId w:val="8"/>
  </w:num>
  <w:num w:numId="5" w16cid:durableId="311983725">
    <w:abstractNumId w:val="34"/>
  </w:num>
  <w:num w:numId="6" w16cid:durableId="1767187259">
    <w:abstractNumId w:val="36"/>
  </w:num>
  <w:num w:numId="7" w16cid:durableId="1372610958">
    <w:abstractNumId w:val="27"/>
  </w:num>
  <w:num w:numId="8" w16cid:durableId="810706122">
    <w:abstractNumId w:val="18"/>
  </w:num>
  <w:num w:numId="9" w16cid:durableId="472329717">
    <w:abstractNumId w:val="45"/>
  </w:num>
  <w:num w:numId="10" w16cid:durableId="1280525826">
    <w:abstractNumId w:val="7"/>
  </w:num>
  <w:num w:numId="11" w16cid:durableId="641694038">
    <w:abstractNumId w:val="12"/>
  </w:num>
  <w:num w:numId="12" w16cid:durableId="759327528">
    <w:abstractNumId w:val="38"/>
  </w:num>
  <w:num w:numId="13" w16cid:durableId="665405284">
    <w:abstractNumId w:val="11"/>
  </w:num>
  <w:num w:numId="14" w16cid:durableId="27070284">
    <w:abstractNumId w:val="14"/>
  </w:num>
  <w:num w:numId="15" w16cid:durableId="1748460430">
    <w:abstractNumId w:val="31"/>
  </w:num>
  <w:num w:numId="16" w16cid:durableId="1664696356">
    <w:abstractNumId w:val="15"/>
  </w:num>
  <w:num w:numId="17" w16cid:durableId="224873590">
    <w:abstractNumId w:val="13"/>
  </w:num>
  <w:num w:numId="18" w16cid:durableId="1342464250">
    <w:abstractNumId w:val="2"/>
  </w:num>
  <w:num w:numId="19" w16cid:durableId="1518419250">
    <w:abstractNumId w:val="24"/>
  </w:num>
  <w:num w:numId="20" w16cid:durableId="1351568342">
    <w:abstractNumId w:val="23"/>
  </w:num>
  <w:num w:numId="21" w16cid:durableId="527642906">
    <w:abstractNumId w:val="22"/>
  </w:num>
  <w:num w:numId="22" w16cid:durableId="739256880">
    <w:abstractNumId w:val="9"/>
  </w:num>
  <w:num w:numId="23" w16cid:durableId="418257408">
    <w:abstractNumId w:val="20"/>
  </w:num>
  <w:num w:numId="24" w16cid:durableId="835921059">
    <w:abstractNumId w:val="29"/>
  </w:num>
  <w:num w:numId="25" w16cid:durableId="2120175560">
    <w:abstractNumId w:val="3"/>
  </w:num>
  <w:num w:numId="26" w16cid:durableId="813521766">
    <w:abstractNumId w:val="21"/>
  </w:num>
  <w:num w:numId="27" w16cid:durableId="1400981233">
    <w:abstractNumId w:val="1"/>
  </w:num>
  <w:num w:numId="28" w16cid:durableId="864371225">
    <w:abstractNumId w:val="6"/>
  </w:num>
  <w:num w:numId="29" w16cid:durableId="812407682">
    <w:abstractNumId w:val="16"/>
  </w:num>
  <w:num w:numId="30" w16cid:durableId="1281649332">
    <w:abstractNumId w:val="39"/>
  </w:num>
  <w:num w:numId="31" w16cid:durableId="741637588">
    <w:abstractNumId w:val="25"/>
  </w:num>
  <w:num w:numId="32" w16cid:durableId="1908613863">
    <w:abstractNumId w:val="17"/>
  </w:num>
  <w:num w:numId="33" w16cid:durableId="1609969284">
    <w:abstractNumId w:val="28"/>
  </w:num>
  <w:num w:numId="34" w16cid:durableId="322976407">
    <w:abstractNumId w:val="37"/>
  </w:num>
  <w:num w:numId="35" w16cid:durableId="527524227">
    <w:abstractNumId w:val="5"/>
  </w:num>
  <w:num w:numId="36" w16cid:durableId="1241792202">
    <w:abstractNumId w:val="35"/>
  </w:num>
  <w:num w:numId="37" w16cid:durableId="250699228">
    <w:abstractNumId w:val="40"/>
  </w:num>
  <w:num w:numId="38" w16cid:durableId="667366957">
    <w:abstractNumId w:val="26"/>
  </w:num>
  <w:num w:numId="39" w16cid:durableId="1647667286">
    <w:abstractNumId w:val="4"/>
  </w:num>
  <w:num w:numId="40" w16cid:durableId="1543639619">
    <w:abstractNumId w:val="33"/>
  </w:num>
  <w:num w:numId="41" w16cid:durableId="2080319927">
    <w:abstractNumId w:val="30"/>
  </w:num>
  <w:num w:numId="42" w16cid:durableId="1739400150">
    <w:abstractNumId w:val="19"/>
  </w:num>
  <w:num w:numId="43" w16cid:durableId="175114710">
    <w:abstractNumId w:val="44"/>
  </w:num>
  <w:num w:numId="44" w16cid:durableId="1252351922">
    <w:abstractNumId w:val="10"/>
  </w:num>
  <w:num w:numId="45" w16cid:durableId="432172993">
    <w:abstractNumId w:val="43"/>
  </w:num>
  <w:num w:numId="46" w16cid:durableId="770513900">
    <w:abstractNumId w:val="41"/>
  </w:num>
  <w:num w:numId="47" w16cid:durableId="188684954">
    <w:abstractNumId w:val="42"/>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rson w15:author="Zhi Xuelei Dr. SGH CDAY623">
    <w15:presenceInfo w15:providerId="AD" w15:userId="S::xuelei.zhi@zf.com::73c4de34-8a06-4d1a-ada1-2b6dc22f9b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attachedTemplate r:id="rId1"/>
  <w:revisionView w:formatting="0"/>
  <w:trackRevisions/>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1F8D"/>
    <w:rsid w:val="000027E0"/>
    <w:rsid w:val="00002DD2"/>
    <w:rsid w:val="000031C5"/>
    <w:rsid w:val="000042C2"/>
    <w:rsid w:val="000049F6"/>
    <w:rsid w:val="00004B1A"/>
    <w:rsid w:val="00005174"/>
    <w:rsid w:val="0000548C"/>
    <w:rsid w:val="00005ACE"/>
    <w:rsid w:val="0000653C"/>
    <w:rsid w:val="0000745D"/>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4A1"/>
    <w:rsid w:val="0003055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225"/>
    <w:rsid w:val="000575A0"/>
    <w:rsid w:val="00057EAB"/>
    <w:rsid w:val="00060466"/>
    <w:rsid w:val="000604B9"/>
    <w:rsid w:val="00060FA9"/>
    <w:rsid w:val="00061110"/>
    <w:rsid w:val="0006178B"/>
    <w:rsid w:val="00061B81"/>
    <w:rsid w:val="00061C09"/>
    <w:rsid w:val="00061CC9"/>
    <w:rsid w:val="00062261"/>
    <w:rsid w:val="00062A47"/>
    <w:rsid w:val="00062CED"/>
    <w:rsid w:val="000636AF"/>
    <w:rsid w:val="0006437B"/>
    <w:rsid w:val="00065425"/>
    <w:rsid w:val="00065749"/>
    <w:rsid w:val="00066160"/>
    <w:rsid w:val="0006664B"/>
    <w:rsid w:val="00066A7A"/>
    <w:rsid w:val="00066BA2"/>
    <w:rsid w:val="00066FC0"/>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B51"/>
    <w:rsid w:val="000742B1"/>
    <w:rsid w:val="00074437"/>
    <w:rsid w:val="000749EB"/>
    <w:rsid w:val="00074E2F"/>
    <w:rsid w:val="00075996"/>
    <w:rsid w:val="00075AF6"/>
    <w:rsid w:val="00076286"/>
    <w:rsid w:val="00076AA1"/>
    <w:rsid w:val="000778C3"/>
    <w:rsid w:val="00077F03"/>
    <w:rsid w:val="00080A63"/>
    <w:rsid w:val="00080C09"/>
    <w:rsid w:val="0008131C"/>
    <w:rsid w:val="000827F8"/>
    <w:rsid w:val="000831B4"/>
    <w:rsid w:val="00083AE5"/>
    <w:rsid w:val="00083CEA"/>
    <w:rsid w:val="00084DF1"/>
    <w:rsid w:val="00085229"/>
    <w:rsid w:val="00085870"/>
    <w:rsid w:val="00085982"/>
    <w:rsid w:val="00085A15"/>
    <w:rsid w:val="00085AD8"/>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2C70"/>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300"/>
    <w:rsid w:val="000C430A"/>
    <w:rsid w:val="000C46C7"/>
    <w:rsid w:val="000C46E6"/>
    <w:rsid w:val="000C4826"/>
    <w:rsid w:val="000C5067"/>
    <w:rsid w:val="000C519F"/>
    <w:rsid w:val="000C54E7"/>
    <w:rsid w:val="000C6BC1"/>
    <w:rsid w:val="000C74D7"/>
    <w:rsid w:val="000C768B"/>
    <w:rsid w:val="000C7773"/>
    <w:rsid w:val="000D0E70"/>
    <w:rsid w:val="000D1407"/>
    <w:rsid w:val="000D1828"/>
    <w:rsid w:val="000D23E8"/>
    <w:rsid w:val="000D25A1"/>
    <w:rsid w:val="000D3D59"/>
    <w:rsid w:val="000D3DA1"/>
    <w:rsid w:val="000D54C5"/>
    <w:rsid w:val="000D598F"/>
    <w:rsid w:val="000D59C4"/>
    <w:rsid w:val="000D6B18"/>
    <w:rsid w:val="000D704E"/>
    <w:rsid w:val="000D77C1"/>
    <w:rsid w:val="000D7D39"/>
    <w:rsid w:val="000E05BA"/>
    <w:rsid w:val="000E0F92"/>
    <w:rsid w:val="000E1176"/>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EB"/>
    <w:rsid w:val="000E6AC0"/>
    <w:rsid w:val="000E7D19"/>
    <w:rsid w:val="000F00ED"/>
    <w:rsid w:val="000F0372"/>
    <w:rsid w:val="000F0662"/>
    <w:rsid w:val="000F0A4B"/>
    <w:rsid w:val="000F0C32"/>
    <w:rsid w:val="000F0D2E"/>
    <w:rsid w:val="000F0ED4"/>
    <w:rsid w:val="000F1418"/>
    <w:rsid w:val="000F1F13"/>
    <w:rsid w:val="000F2966"/>
    <w:rsid w:val="000F2E09"/>
    <w:rsid w:val="000F309A"/>
    <w:rsid w:val="000F43FB"/>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3AC8"/>
    <w:rsid w:val="00114AFF"/>
    <w:rsid w:val="00115134"/>
    <w:rsid w:val="00115528"/>
    <w:rsid w:val="001157E5"/>
    <w:rsid w:val="00116801"/>
    <w:rsid w:val="00116C39"/>
    <w:rsid w:val="0011741E"/>
    <w:rsid w:val="0011773D"/>
    <w:rsid w:val="00117C7F"/>
    <w:rsid w:val="001203E4"/>
    <w:rsid w:val="00120620"/>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74D6"/>
    <w:rsid w:val="0012750C"/>
    <w:rsid w:val="00127F88"/>
    <w:rsid w:val="0013032D"/>
    <w:rsid w:val="00130504"/>
    <w:rsid w:val="00130758"/>
    <w:rsid w:val="00130946"/>
    <w:rsid w:val="001318C7"/>
    <w:rsid w:val="001324CE"/>
    <w:rsid w:val="00133723"/>
    <w:rsid w:val="00133B82"/>
    <w:rsid w:val="00134887"/>
    <w:rsid w:val="00134B67"/>
    <w:rsid w:val="001353D2"/>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4DCA"/>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161"/>
    <w:rsid w:val="00153B3F"/>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B7B"/>
    <w:rsid w:val="00160BAA"/>
    <w:rsid w:val="00161552"/>
    <w:rsid w:val="001616FC"/>
    <w:rsid w:val="00161716"/>
    <w:rsid w:val="001619DF"/>
    <w:rsid w:val="00161CDC"/>
    <w:rsid w:val="001624AF"/>
    <w:rsid w:val="00162F5D"/>
    <w:rsid w:val="00163CED"/>
    <w:rsid w:val="00163F5E"/>
    <w:rsid w:val="00164789"/>
    <w:rsid w:val="001647DC"/>
    <w:rsid w:val="00164CBE"/>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392"/>
    <w:rsid w:val="00175C93"/>
    <w:rsid w:val="0017613B"/>
    <w:rsid w:val="0017672E"/>
    <w:rsid w:val="00176AB6"/>
    <w:rsid w:val="00176E6D"/>
    <w:rsid w:val="0018026E"/>
    <w:rsid w:val="001808B2"/>
    <w:rsid w:val="00181423"/>
    <w:rsid w:val="00181AC2"/>
    <w:rsid w:val="0018209B"/>
    <w:rsid w:val="001826EC"/>
    <w:rsid w:val="00183ABF"/>
    <w:rsid w:val="001845FA"/>
    <w:rsid w:val="001847E8"/>
    <w:rsid w:val="00184A17"/>
    <w:rsid w:val="00184A98"/>
    <w:rsid w:val="001854F5"/>
    <w:rsid w:val="00185530"/>
    <w:rsid w:val="00185596"/>
    <w:rsid w:val="00185A2B"/>
    <w:rsid w:val="00185F6F"/>
    <w:rsid w:val="00186B44"/>
    <w:rsid w:val="00187BEE"/>
    <w:rsid w:val="00190B57"/>
    <w:rsid w:val="00190DD9"/>
    <w:rsid w:val="00191A53"/>
    <w:rsid w:val="0019211B"/>
    <w:rsid w:val="00192608"/>
    <w:rsid w:val="00192EB3"/>
    <w:rsid w:val="0019304F"/>
    <w:rsid w:val="00193276"/>
    <w:rsid w:val="00193800"/>
    <w:rsid w:val="00194024"/>
    <w:rsid w:val="0019487D"/>
    <w:rsid w:val="00194C6B"/>
    <w:rsid w:val="001954DA"/>
    <w:rsid w:val="00195DCE"/>
    <w:rsid w:val="001960B2"/>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DCE"/>
    <w:rsid w:val="001A4F68"/>
    <w:rsid w:val="001A54F9"/>
    <w:rsid w:val="001A56CE"/>
    <w:rsid w:val="001A58F3"/>
    <w:rsid w:val="001A5B6C"/>
    <w:rsid w:val="001A5B77"/>
    <w:rsid w:val="001A662F"/>
    <w:rsid w:val="001A67E5"/>
    <w:rsid w:val="001A6B8F"/>
    <w:rsid w:val="001A6E2E"/>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439A"/>
    <w:rsid w:val="001C4943"/>
    <w:rsid w:val="001C60ED"/>
    <w:rsid w:val="001C65E2"/>
    <w:rsid w:val="001C6671"/>
    <w:rsid w:val="001C6E24"/>
    <w:rsid w:val="001C7189"/>
    <w:rsid w:val="001C78AB"/>
    <w:rsid w:val="001C7B28"/>
    <w:rsid w:val="001C7BCE"/>
    <w:rsid w:val="001C7CCF"/>
    <w:rsid w:val="001C7F1A"/>
    <w:rsid w:val="001D0329"/>
    <w:rsid w:val="001D1383"/>
    <w:rsid w:val="001D13E6"/>
    <w:rsid w:val="001D1704"/>
    <w:rsid w:val="001D1C98"/>
    <w:rsid w:val="001D1E6C"/>
    <w:rsid w:val="001D27CB"/>
    <w:rsid w:val="001D2E59"/>
    <w:rsid w:val="001D3405"/>
    <w:rsid w:val="001D424B"/>
    <w:rsid w:val="001D4486"/>
    <w:rsid w:val="001D569E"/>
    <w:rsid w:val="001D56F5"/>
    <w:rsid w:val="001D57BE"/>
    <w:rsid w:val="001D5DC4"/>
    <w:rsid w:val="001D6325"/>
    <w:rsid w:val="001D6F08"/>
    <w:rsid w:val="001D6F96"/>
    <w:rsid w:val="001D72F2"/>
    <w:rsid w:val="001D7347"/>
    <w:rsid w:val="001E0512"/>
    <w:rsid w:val="001E0CAF"/>
    <w:rsid w:val="001E10C6"/>
    <w:rsid w:val="001E1D31"/>
    <w:rsid w:val="001E249F"/>
    <w:rsid w:val="001E257E"/>
    <w:rsid w:val="001E2988"/>
    <w:rsid w:val="001E2A99"/>
    <w:rsid w:val="001E316C"/>
    <w:rsid w:val="001E338C"/>
    <w:rsid w:val="001E33D1"/>
    <w:rsid w:val="001E33DA"/>
    <w:rsid w:val="001E36FE"/>
    <w:rsid w:val="001E4405"/>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B1F"/>
    <w:rsid w:val="001F4D0F"/>
    <w:rsid w:val="001F4EDB"/>
    <w:rsid w:val="001F5192"/>
    <w:rsid w:val="001F5DCA"/>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849"/>
    <w:rsid w:val="00210DA8"/>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AD"/>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BB1"/>
    <w:rsid w:val="00242D1E"/>
    <w:rsid w:val="00242D2B"/>
    <w:rsid w:val="00242EC3"/>
    <w:rsid w:val="00243F85"/>
    <w:rsid w:val="00244A65"/>
    <w:rsid w:val="00244B8C"/>
    <w:rsid w:val="00244C6C"/>
    <w:rsid w:val="002455D2"/>
    <w:rsid w:val="002461EC"/>
    <w:rsid w:val="002464BA"/>
    <w:rsid w:val="002464E2"/>
    <w:rsid w:val="00246715"/>
    <w:rsid w:val="00246D59"/>
    <w:rsid w:val="00247483"/>
    <w:rsid w:val="00247B99"/>
    <w:rsid w:val="00247F15"/>
    <w:rsid w:val="00247F8B"/>
    <w:rsid w:val="00250231"/>
    <w:rsid w:val="002512B0"/>
    <w:rsid w:val="00251354"/>
    <w:rsid w:val="00251A88"/>
    <w:rsid w:val="00251D7C"/>
    <w:rsid w:val="00252396"/>
    <w:rsid w:val="00253022"/>
    <w:rsid w:val="00253027"/>
    <w:rsid w:val="002530EB"/>
    <w:rsid w:val="0025329D"/>
    <w:rsid w:val="00254389"/>
    <w:rsid w:val="00254E5A"/>
    <w:rsid w:val="00255375"/>
    <w:rsid w:val="002564C1"/>
    <w:rsid w:val="00257309"/>
    <w:rsid w:val="00257AD5"/>
    <w:rsid w:val="00257C77"/>
    <w:rsid w:val="002603B2"/>
    <w:rsid w:val="002607AC"/>
    <w:rsid w:val="002616A7"/>
    <w:rsid w:val="002616D9"/>
    <w:rsid w:val="0026196E"/>
    <w:rsid w:val="00261DA0"/>
    <w:rsid w:val="00261ED0"/>
    <w:rsid w:val="0026207A"/>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0D7D"/>
    <w:rsid w:val="00271087"/>
    <w:rsid w:val="00271267"/>
    <w:rsid w:val="00271B1A"/>
    <w:rsid w:val="00271C0B"/>
    <w:rsid w:val="00272021"/>
    <w:rsid w:val="00272317"/>
    <w:rsid w:val="00272F7E"/>
    <w:rsid w:val="002731FD"/>
    <w:rsid w:val="00273C8A"/>
    <w:rsid w:val="00274410"/>
    <w:rsid w:val="0027482B"/>
    <w:rsid w:val="0027486D"/>
    <w:rsid w:val="002755AA"/>
    <w:rsid w:val="002759DF"/>
    <w:rsid w:val="00276342"/>
    <w:rsid w:val="00276A08"/>
    <w:rsid w:val="0027716A"/>
    <w:rsid w:val="002773CA"/>
    <w:rsid w:val="00277A1B"/>
    <w:rsid w:val="00277AA3"/>
    <w:rsid w:val="002811AB"/>
    <w:rsid w:val="0028126A"/>
    <w:rsid w:val="002820F8"/>
    <w:rsid w:val="00282F68"/>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F4C"/>
    <w:rsid w:val="002A4003"/>
    <w:rsid w:val="002A55D7"/>
    <w:rsid w:val="002A6A34"/>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B1"/>
    <w:rsid w:val="002D53D0"/>
    <w:rsid w:val="002D540E"/>
    <w:rsid w:val="002D54C5"/>
    <w:rsid w:val="002D59F1"/>
    <w:rsid w:val="002D5A22"/>
    <w:rsid w:val="002D620A"/>
    <w:rsid w:val="002D6476"/>
    <w:rsid w:val="002D6D0A"/>
    <w:rsid w:val="002D7386"/>
    <w:rsid w:val="002D762A"/>
    <w:rsid w:val="002D76F1"/>
    <w:rsid w:val="002D7701"/>
    <w:rsid w:val="002E0609"/>
    <w:rsid w:val="002E0644"/>
    <w:rsid w:val="002E10AA"/>
    <w:rsid w:val="002E11AA"/>
    <w:rsid w:val="002E11D5"/>
    <w:rsid w:val="002E13FE"/>
    <w:rsid w:val="002E20BA"/>
    <w:rsid w:val="002E2768"/>
    <w:rsid w:val="002E29E1"/>
    <w:rsid w:val="002E3019"/>
    <w:rsid w:val="002E37A5"/>
    <w:rsid w:val="002E4D6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38BF"/>
    <w:rsid w:val="00304142"/>
    <w:rsid w:val="00305D12"/>
    <w:rsid w:val="003065DD"/>
    <w:rsid w:val="00307322"/>
    <w:rsid w:val="00307AB8"/>
    <w:rsid w:val="00307B9A"/>
    <w:rsid w:val="00307F6C"/>
    <w:rsid w:val="00310F90"/>
    <w:rsid w:val="00311054"/>
    <w:rsid w:val="00311238"/>
    <w:rsid w:val="00311B47"/>
    <w:rsid w:val="00311CA5"/>
    <w:rsid w:val="00311E26"/>
    <w:rsid w:val="00311F75"/>
    <w:rsid w:val="00312448"/>
    <w:rsid w:val="00312AAE"/>
    <w:rsid w:val="00312DA6"/>
    <w:rsid w:val="003134D1"/>
    <w:rsid w:val="00313C66"/>
    <w:rsid w:val="00314CE8"/>
    <w:rsid w:val="00314ECA"/>
    <w:rsid w:val="0031551A"/>
    <w:rsid w:val="00315A0C"/>
    <w:rsid w:val="00316173"/>
    <w:rsid w:val="003163B6"/>
    <w:rsid w:val="00316D60"/>
    <w:rsid w:val="00316EE9"/>
    <w:rsid w:val="003170C3"/>
    <w:rsid w:val="00317106"/>
    <w:rsid w:val="0031792D"/>
    <w:rsid w:val="00317AD4"/>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27FF"/>
    <w:rsid w:val="00354038"/>
    <w:rsid w:val="003541B1"/>
    <w:rsid w:val="003546D2"/>
    <w:rsid w:val="003548A6"/>
    <w:rsid w:val="00354FC0"/>
    <w:rsid w:val="00356312"/>
    <w:rsid w:val="0035680B"/>
    <w:rsid w:val="003568F1"/>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954"/>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2981"/>
    <w:rsid w:val="00382D2F"/>
    <w:rsid w:val="003835F9"/>
    <w:rsid w:val="0038451D"/>
    <w:rsid w:val="003848A9"/>
    <w:rsid w:val="00384FD4"/>
    <w:rsid w:val="00385A22"/>
    <w:rsid w:val="00385A28"/>
    <w:rsid w:val="00385BD5"/>
    <w:rsid w:val="00386AD6"/>
    <w:rsid w:val="00386F22"/>
    <w:rsid w:val="00386FD7"/>
    <w:rsid w:val="00387019"/>
    <w:rsid w:val="003876B2"/>
    <w:rsid w:val="00390A1F"/>
    <w:rsid w:val="00390A6B"/>
    <w:rsid w:val="00390C15"/>
    <w:rsid w:val="00391C64"/>
    <w:rsid w:val="00391E10"/>
    <w:rsid w:val="00392640"/>
    <w:rsid w:val="0039384F"/>
    <w:rsid w:val="00393865"/>
    <w:rsid w:val="00393F3B"/>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AD2"/>
    <w:rsid w:val="003B2F72"/>
    <w:rsid w:val="003B3936"/>
    <w:rsid w:val="003B3A48"/>
    <w:rsid w:val="003B3DB4"/>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0E7A"/>
    <w:rsid w:val="003C11DF"/>
    <w:rsid w:val="003C138E"/>
    <w:rsid w:val="003C189B"/>
    <w:rsid w:val="003C1F45"/>
    <w:rsid w:val="003C1F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86B"/>
    <w:rsid w:val="003D2BCD"/>
    <w:rsid w:val="003D3154"/>
    <w:rsid w:val="003D326F"/>
    <w:rsid w:val="003D33C7"/>
    <w:rsid w:val="003D34A2"/>
    <w:rsid w:val="003D35C5"/>
    <w:rsid w:val="003D364F"/>
    <w:rsid w:val="003D57BD"/>
    <w:rsid w:val="003D57C6"/>
    <w:rsid w:val="003D594B"/>
    <w:rsid w:val="003D5956"/>
    <w:rsid w:val="003D5BB3"/>
    <w:rsid w:val="003D5E31"/>
    <w:rsid w:val="003D6A00"/>
    <w:rsid w:val="003D6BCE"/>
    <w:rsid w:val="003D7542"/>
    <w:rsid w:val="003D7569"/>
    <w:rsid w:val="003D75E4"/>
    <w:rsid w:val="003D7E72"/>
    <w:rsid w:val="003D7FD7"/>
    <w:rsid w:val="003E02D6"/>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DF2"/>
    <w:rsid w:val="003E6E20"/>
    <w:rsid w:val="003E7390"/>
    <w:rsid w:val="003E745E"/>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F89"/>
    <w:rsid w:val="003F6FB0"/>
    <w:rsid w:val="003F7070"/>
    <w:rsid w:val="003F74C4"/>
    <w:rsid w:val="003F77B2"/>
    <w:rsid w:val="003F7D3E"/>
    <w:rsid w:val="003F7D83"/>
    <w:rsid w:val="003F7FCF"/>
    <w:rsid w:val="00400B45"/>
    <w:rsid w:val="00401492"/>
    <w:rsid w:val="00401747"/>
    <w:rsid w:val="0040219A"/>
    <w:rsid w:val="00402632"/>
    <w:rsid w:val="00402654"/>
    <w:rsid w:val="0040334C"/>
    <w:rsid w:val="004037D5"/>
    <w:rsid w:val="00403A38"/>
    <w:rsid w:val="00403A59"/>
    <w:rsid w:val="00403C89"/>
    <w:rsid w:val="004046C3"/>
    <w:rsid w:val="004049A2"/>
    <w:rsid w:val="004053A3"/>
    <w:rsid w:val="0040543D"/>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235"/>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7F9"/>
    <w:rsid w:val="00431614"/>
    <w:rsid w:val="0043206E"/>
    <w:rsid w:val="00432204"/>
    <w:rsid w:val="004326C8"/>
    <w:rsid w:val="00432BEE"/>
    <w:rsid w:val="00432FFD"/>
    <w:rsid w:val="0043320D"/>
    <w:rsid w:val="004333A8"/>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690"/>
    <w:rsid w:val="00442880"/>
    <w:rsid w:val="00442C00"/>
    <w:rsid w:val="00442C07"/>
    <w:rsid w:val="00442F59"/>
    <w:rsid w:val="00443517"/>
    <w:rsid w:val="00443822"/>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C3D"/>
    <w:rsid w:val="00463FF3"/>
    <w:rsid w:val="00464239"/>
    <w:rsid w:val="00464388"/>
    <w:rsid w:val="00464930"/>
    <w:rsid w:val="004651C7"/>
    <w:rsid w:val="004654A7"/>
    <w:rsid w:val="004656AB"/>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762"/>
    <w:rsid w:val="0047095B"/>
    <w:rsid w:val="00470D23"/>
    <w:rsid w:val="00471B48"/>
    <w:rsid w:val="00472238"/>
    <w:rsid w:val="00472B6F"/>
    <w:rsid w:val="00472B9E"/>
    <w:rsid w:val="00472D65"/>
    <w:rsid w:val="00473C17"/>
    <w:rsid w:val="00473F32"/>
    <w:rsid w:val="00474042"/>
    <w:rsid w:val="0047456C"/>
    <w:rsid w:val="0047478F"/>
    <w:rsid w:val="00474E33"/>
    <w:rsid w:val="00475386"/>
    <w:rsid w:val="0047580B"/>
    <w:rsid w:val="00475C8D"/>
    <w:rsid w:val="0047698D"/>
    <w:rsid w:val="00477C86"/>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4F33"/>
    <w:rsid w:val="0049552D"/>
    <w:rsid w:val="0049671F"/>
    <w:rsid w:val="0049672E"/>
    <w:rsid w:val="00496ECD"/>
    <w:rsid w:val="00497298"/>
    <w:rsid w:val="00497485"/>
    <w:rsid w:val="00497741"/>
    <w:rsid w:val="00497B79"/>
    <w:rsid w:val="004A01F5"/>
    <w:rsid w:val="004A0757"/>
    <w:rsid w:val="004A08C0"/>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C98"/>
    <w:rsid w:val="004A53C6"/>
    <w:rsid w:val="004A5746"/>
    <w:rsid w:val="004A6440"/>
    <w:rsid w:val="004A6915"/>
    <w:rsid w:val="004A7164"/>
    <w:rsid w:val="004A722C"/>
    <w:rsid w:val="004A752C"/>
    <w:rsid w:val="004A7EBB"/>
    <w:rsid w:val="004B093C"/>
    <w:rsid w:val="004B0948"/>
    <w:rsid w:val="004B0C55"/>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930"/>
    <w:rsid w:val="004C6A5F"/>
    <w:rsid w:val="004C6AB4"/>
    <w:rsid w:val="004C70AF"/>
    <w:rsid w:val="004C780A"/>
    <w:rsid w:val="004C7A5C"/>
    <w:rsid w:val="004D036C"/>
    <w:rsid w:val="004D14EF"/>
    <w:rsid w:val="004D1529"/>
    <w:rsid w:val="004D1A3B"/>
    <w:rsid w:val="004D2646"/>
    <w:rsid w:val="004D268F"/>
    <w:rsid w:val="004D2FFE"/>
    <w:rsid w:val="004D353A"/>
    <w:rsid w:val="004D3DFC"/>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77F4"/>
    <w:rsid w:val="004F77F6"/>
    <w:rsid w:val="00500289"/>
    <w:rsid w:val="005002F0"/>
    <w:rsid w:val="00500CB1"/>
    <w:rsid w:val="00500E1F"/>
    <w:rsid w:val="00500E62"/>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534"/>
    <w:rsid w:val="00510D5E"/>
    <w:rsid w:val="00511088"/>
    <w:rsid w:val="00511099"/>
    <w:rsid w:val="005112F4"/>
    <w:rsid w:val="00511B79"/>
    <w:rsid w:val="00512280"/>
    <w:rsid w:val="0051269D"/>
    <w:rsid w:val="005129A2"/>
    <w:rsid w:val="00512A17"/>
    <w:rsid w:val="00512B1E"/>
    <w:rsid w:val="00512DB8"/>
    <w:rsid w:val="00513237"/>
    <w:rsid w:val="005132E2"/>
    <w:rsid w:val="00513667"/>
    <w:rsid w:val="005136BE"/>
    <w:rsid w:val="00513B40"/>
    <w:rsid w:val="00513F76"/>
    <w:rsid w:val="00514321"/>
    <w:rsid w:val="00514D6A"/>
    <w:rsid w:val="00514DDE"/>
    <w:rsid w:val="00515935"/>
    <w:rsid w:val="005159D5"/>
    <w:rsid w:val="005166EB"/>
    <w:rsid w:val="00516F0E"/>
    <w:rsid w:val="00517427"/>
    <w:rsid w:val="00517451"/>
    <w:rsid w:val="0052071F"/>
    <w:rsid w:val="00520794"/>
    <w:rsid w:val="00520F64"/>
    <w:rsid w:val="00521A36"/>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746"/>
    <w:rsid w:val="00530C98"/>
    <w:rsid w:val="00530E98"/>
    <w:rsid w:val="00531EFA"/>
    <w:rsid w:val="0053235A"/>
    <w:rsid w:val="00532AE6"/>
    <w:rsid w:val="00532C4D"/>
    <w:rsid w:val="00532D00"/>
    <w:rsid w:val="005335C3"/>
    <w:rsid w:val="0053372A"/>
    <w:rsid w:val="00533838"/>
    <w:rsid w:val="0053465B"/>
    <w:rsid w:val="00534946"/>
    <w:rsid w:val="0053505F"/>
    <w:rsid w:val="00535640"/>
    <w:rsid w:val="005356F9"/>
    <w:rsid w:val="00535FCE"/>
    <w:rsid w:val="00536268"/>
    <w:rsid w:val="00536890"/>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49E8"/>
    <w:rsid w:val="0054559B"/>
    <w:rsid w:val="00545FBA"/>
    <w:rsid w:val="005460D8"/>
    <w:rsid w:val="00546CC2"/>
    <w:rsid w:val="00546E8F"/>
    <w:rsid w:val="005500E6"/>
    <w:rsid w:val="0055016B"/>
    <w:rsid w:val="00550969"/>
    <w:rsid w:val="00550A04"/>
    <w:rsid w:val="005517FB"/>
    <w:rsid w:val="00551BC1"/>
    <w:rsid w:val="00551D1E"/>
    <w:rsid w:val="005525D6"/>
    <w:rsid w:val="00552D4A"/>
    <w:rsid w:val="005531BF"/>
    <w:rsid w:val="005532E5"/>
    <w:rsid w:val="0055355A"/>
    <w:rsid w:val="005537DB"/>
    <w:rsid w:val="00553CB0"/>
    <w:rsid w:val="00553F5D"/>
    <w:rsid w:val="0055407C"/>
    <w:rsid w:val="00554D87"/>
    <w:rsid w:val="00554F7C"/>
    <w:rsid w:val="005550C5"/>
    <w:rsid w:val="005556B6"/>
    <w:rsid w:val="005558C3"/>
    <w:rsid w:val="00555B33"/>
    <w:rsid w:val="00555B75"/>
    <w:rsid w:val="00555D35"/>
    <w:rsid w:val="00556663"/>
    <w:rsid w:val="00557086"/>
    <w:rsid w:val="005578DB"/>
    <w:rsid w:val="00557D4D"/>
    <w:rsid w:val="00557F51"/>
    <w:rsid w:val="005606BB"/>
    <w:rsid w:val="00560A3F"/>
    <w:rsid w:val="00560A50"/>
    <w:rsid w:val="00560AB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A92"/>
    <w:rsid w:val="00566E60"/>
    <w:rsid w:val="00566FD4"/>
    <w:rsid w:val="0056735E"/>
    <w:rsid w:val="0056751F"/>
    <w:rsid w:val="00567FE5"/>
    <w:rsid w:val="00570318"/>
    <w:rsid w:val="0057037B"/>
    <w:rsid w:val="00571C7D"/>
    <w:rsid w:val="00572606"/>
    <w:rsid w:val="00572C33"/>
    <w:rsid w:val="005731DC"/>
    <w:rsid w:val="005734A1"/>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945"/>
    <w:rsid w:val="00582E5E"/>
    <w:rsid w:val="00582F26"/>
    <w:rsid w:val="00583383"/>
    <w:rsid w:val="0058408F"/>
    <w:rsid w:val="00584102"/>
    <w:rsid w:val="0058430C"/>
    <w:rsid w:val="0058585D"/>
    <w:rsid w:val="0058600A"/>
    <w:rsid w:val="005871CC"/>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A11"/>
    <w:rsid w:val="005A0C78"/>
    <w:rsid w:val="005A0D74"/>
    <w:rsid w:val="005A15F0"/>
    <w:rsid w:val="005A1BDF"/>
    <w:rsid w:val="005A1D01"/>
    <w:rsid w:val="005A202F"/>
    <w:rsid w:val="005A2523"/>
    <w:rsid w:val="005A2C9D"/>
    <w:rsid w:val="005A2FB2"/>
    <w:rsid w:val="005A369F"/>
    <w:rsid w:val="005A36B1"/>
    <w:rsid w:val="005A37A2"/>
    <w:rsid w:val="005A3EB4"/>
    <w:rsid w:val="005A424A"/>
    <w:rsid w:val="005A42AF"/>
    <w:rsid w:val="005A4CC0"/>
    <w:rsid w:val="005A55A7"/>
    <w:rsid w:val="005A56A1"/>
    <w:rsid w:val="005A5973"/>
    <w:rsid w:val="005A5AEF"/>
    <w:rsid w:val="005A5F52"/>
    <w:rsid w:val="005A5FB4"/>
    <w:rsid w:val="005A62CF"/>
    <w:rsid w:val="005A68E0"/>
    <w:rsid w:val="005A6B7E"/>
    <w:rsid w:val="005A6ECD"/>
    <w:rsid w:val="005A77F4"/>
    <w:rsid w:val="005A790A"/>
    <w:rsid w:val="005B160D"/>
    <w:rsid w:val="005B1736"/>
    <w:rsid w:val="005B1CFC"/>
    <w:rsid w:val="005B1D8A"/>
    <w:rsid w:val="005B207B"/>
    <w:rsid w:val="005B273E"/>
    <w:rsid w:val="005B2C92"/>
    <w:rsid w:val="005B2EC1"/>
    <w:rsid w:val="005B34A7"/>
    <w:rsid w:val="005B37A1"/>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9D9"/>
    <w:rsid w:val="005C0BD5"/>
    <w:rsid w:val="005C24F4"/>
    <w:rsid w:val="005C25AE"/>
    <w:rsid w:val="005C2892"/>
    <w:rsid w:val="005C2AE8"/>
    <w:rsid w:val="005C2DFA"/>
    <w:rsid w:val="005C32A1"/>
    <w:rsid w:val="005C34AE"/>
    <w:rsid w:val="005C36DA"/>
    <w:rsid w:val="005C372E"/>
    <w:rsid w:val="005C3A48"/>
    <w:rsid w:val="005C4063"/>
    <w:rsid w:val="005C4120"/>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22DC"/>
    <w:rsid w:val="005D2512"/>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3DE6"/>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1A88"/>
    <w:rsid w:val="005F1B69"/>
    <w:rsid w:val="005F1D4D"/>
    <w:rsid w:val="005F2669"/>
    <w:rsid w:val="005F2753"/>
    <w:rsid w:val="005F2860"/>
    <w:rsid w:val="005F2D9A"/>
    <w:rsid w:val="005F36D1"/>
    <w:rsid w:val="005F3CE4"/>
    <w:rsid w:val="005F42A9"/>
    <w:rsid w:val="005F4510"/>
    <w:rsid w:val="005F45E3"/>
    <w:rsid w:val="005F5534"/>
    <w:rsid w:val="005F55C9"/>
    <w:rsid w:val="005F5995"/>
    <w:rsid w:val="005F5C96"/>
    <w:rsid w:val="005F5ED4"/>
    <w:rsid w:val="005F6066"/>
    <w:rsid w:val="005F6933"/>
    <w:rsid w:val="005F6C1B"/>
    <w:rsid w:val="005F6CC8"/>
    <w:rsid w:val="005F739F"/>
    <w:rsid w:val="005F7B33"/>
    <w:rsid w:val="00600080"/>
    <w:rsid w:val="00600EAE"/>
    <w:rsid w:val="00601321"/>
    <w:rsid w:val="0060134D"/>
    <w:rsid w:val="0060199A"/>
    <w:rsid w:val="00602493"/>
    <w:rsid w:val="00602AA4"/>
    <w:rsid w:val="006033BF"/>
    <w:rsid w:val="00604010"/>
    <w:rsid w:val="00604534"/>
    <w:rsid w:val="00604D5C"/>
    <w:rsid w:val="00604F04"/>
    <w:rsid w:val="00606027"/>
    <w:rsid w:val="0060621B"/>
    <w:rsid w:val="00606295"/>
    <w:rsid w:val="00606A15"/>
    <w:rsid w:val="00606BB0"/>
    <w:rsid w:val="00606CD9"/>
    <w:rsid w:val="00607642"/>
    <w:rsid w:val="0060785D"/>
    <w:rsid w:val="006078D5"/>
    <w:rsid w:val="006078DA"/>
    <w:rsid w:val="00607C18"/>
    <w:rsid w:val="00607FE5"/>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363D"/>
    <w:rsid w:val="006137F1"/>
    <w:rsid w:val="00614FBF"/>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CB9"/>
    <w:rsid w:val="00623FFF"/>
    <w:rsid w:val="006244EC"/>
    <w:rsid w:val="00624AB7"/>
    <w:rsid w:val="006253E0"/>
    <w:rsid w:val="00625740"/>
    <w:rsid w:val="00625757"/>
    <w:rsid w:val="00625CCC"/>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F9B"/>
    <w:rsid w:val="00642FB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90A"/>
    <w:rsid w:val="00661E18"/>
    <w:rsid w:val="006636E7"/>
    <w:rsid w:val="00663B3C"/>
    <w:rsid w:val="00663CD7"/>
    <w:rsid w:val="00663DC2"/>
    <w:rsid w:val="00664769"/>
    <w:rsid w:val="00664920"/>
    <w:rsid w:val="0066493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771B"/>
    <w:rsid w:val="00680471"/>
    <w:rsid w:val="006809BD"/>
    <w:rsid w:val="00680EBF"/>
    <w:rsid w:val="00680F3A"/>
    <w:rsid w:val="00681341"/>
    <w:rsid w:val="00681513"/>
    <w:rsid w:val="006816C2"/>
    <w:rsid w:val="00682DBE"/>
    <w:rsid w:val="00683FF6"/>
    <w:rsid w:val="006844BE"/>
    <w:rsid w:val="00684E14"/>
    <w:rsid w:val="00684ED2"/>
    <w:rsid w:val="0068570D"/>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955"/>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247F"/>
    <w:rsid w:val="006A26B6"/>
    <w:rsid w:val="006A2F6F"/>
    <w:rsid w:val="006A30F1"/>
    <w:rsid w:val="006A31A0"/>
    <w:rsid w:val="006A3436"/>
    <w:rsid w:val="006A3A43"/>
    <w:rsid w:val="006A418A"/>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3E67"/>
    <w:rsid w:val="006B46FF"/>
    <w:rsid w:val="006B4951"/>
    <w:rsid w:val="006B50E2"/>
    <w:rsid w:val="006B537D"/>
    <w:rsid w:val="006B55A9"/>
    <w:rsid w:val="006B5B6B"/>
    <w:rsid w:val="006B5D25"/>
    <w:rsid w:val="006B5F28"/>
    <w:rsid w:val="006B6260"/>
    <w:rsid w:val="006B654A"/>
    <w:rsid w:val="006B6848"/>
    <w:rsid w:val="006B68A4"/>
    <w:rsid w:val="006B6C7E"/>
    <w:rsid w:val="006B721E"/>
    <w:rsid w:val="006B7AD6"/>
    <w:rsid w:val="006B7EB4"/>
    <w:rsid w:val="006C1099"/>
    <w:rsid w:val="006C1C04"/>
    <w:rsid w:val="006C1F96"/>
    <w:rsid w:val="006C265C"/>
    <w:rsid w:val="006C32FC"/>
    <w:rsid w:val="006C3A76"/>
    <w:rsid w:val="006C3AA0"/>
    <w:rsid w:val="006C3C10"/>
    <w:rsid w:val="006C3FDE"/>
    <w:rsid w:val="006C4018"/>
    <w:rsid w:val="006C44E1"/>
    <w:rsid w:val="006C479D"/>
    <w:rsid w:val="006C49F0"/>
    <w:rsid w:val="006C4F70"/>
    <w:rsid w:val="006C56F5"/>
    <w:rsid w:val="006C5DF2"/>
    <w:rsid w:val="006C62AA"/>
    <w:rsid w:val="006C7D8D"/>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FF"/>
    <w:rsid w:val="007018D5"/>
    <w:rsid w:val="00701BDD"/>
    <w:rsid w:val="00701DA0"/>
    <w:rsid w:val="00702340"/>
    <w:rsid w:val="00702560"/>
    <w:rsid w:val="007031A6"/>
    <w:rsid w:val="00703345"/>
    <w:rsid w:val="00703635"/>
    <w:rsid w:val="00703936"/>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27FBB"/>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72"/>
    <w:rsid w:val="007361B6"/>
    <w:rsid w:val="00736379"/>
    <w:rsid w:val="0073648C"/>
    <w:rsid w:val="007371BB"/>
    <w:rsid w:val="007400B9"/>
    <w:rsid w:val="00740251"/>
    <w:rsid w:val="007417F7"/>
    <w:rsid w:val="007418F0"/>
    <w:rsid w:val="00742270"/>
    <w:rsid w:val="007428AC"/>
    <w:rsid w:val="0074291C"/>
    <w:rsid w:val="00742C2F"/>
    <w:rsid w:val="00743193"/>
    <w:rsid w:val="007436E9"/>
    <w:rsid w:val="007439F7"/>
    <w:rsid w:val="0074404A"/>
    <w:rsid w:val="007440D4"/>
    <w:rsid w:val="0074426D"/>
    <w:rsid w:val="007444C6"/>
    <w:rsid w:val="00744586"/>
    <w:rsid w:val="007450F8"/>
    <w:rsid w:val="00745303"/>
    <w:rsid w:val="00745365"/>
    <w:rsid w:val="00745477"/>
    <w:rsid w:val="0074564D"/>
    <w:rsid w:val="00745694"/>
    <w:rsid w:val="00745D10"/>
    <w:rsid w:val="0074623B"/>
    <w:rsid w:val="00746AF6"/>
    <w:rsid w:val="007471D1"/>
    <w:rsid w:val="00747CD1"/>
    <w:rsid w:val="0075051F"/>
    <w:rsid w:val="0075076D"/>
    <w:rsid w:val="00750BCC"/>
    <w:rsid w:val="007510F3"/>
    <w:rsid w:val="00751A77"/>
    <w:rsid w:val="00751B45"/>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471D"/>
    <w:rsid w:val="007650EC"/>
    <w:rsid w:val="007658CA"/>
    <w:rsid w:val="00765A21"/>
    <w:rsid w:val="00765AC4"/>
    <w:rsid w:val="007673B2"/>
    <w:rsid w:val="007677E2"/>
    <w:rsid w:val="00770113"/>
    <w:rsid w:val="00770801"/>
    <w:rsid w:val="007709A4"/>
    <w:rsid w:val="00770D91"/>
    <w:rsid w:val="0077107B"/>
    <w:rsid w:val="00771AE7"/>
    <w:rsid w:val="00771EA9"/>
    <w:rsid w:val="007721D7"/>
    <w:rsid w:val="00772393"/>
    <w:rsid w:val="00772820"/>
    <w:rsid w:val="00772CF8"/>
    <w:rsid w:val="007731DA"/>
    <w:rsid w:val="007732F7"/>
    <w:rsid w:val="00773877"/>
    <w:rsid w:val="00773C84"/>
    <w:rsid w:val="00773E8D"/>
    <w:rsid w:val="007754E8"/>
    <w:rsid w:val="00775B82"/>
    <w:rsid w:val="00776599"/>
    <w:rsid w:val="00776A90"/>
    <w:rsid w:val="007770CF"/>
    <w:rsid w:val="00777316"/>
    <w:rsid w:val="00780B2C"/>
    <w:rsid w:val="00780BF6"/>
    <w:rsid w:val="00780BFF"/>
    <w:rsid w:val="00781073"/>
    <w:rsid w:val="007815DA"/>
    <w:rsid w:val="007816B2"/>
    <w:rsid w:val="007817D9"/>
    <w:rsid w:val="007817F2"/>
    <w:rsid w:val="00781B0D"/>
    <w:rsid w:val="0078272C"/>
    <w:rsid w:val="00782A3A"/>
    <w:rsid w:val="00782BB7"/>
    <w:rsid w:val="00782DC6"/>
    <w:rsid w:val="0078303C"/>
    <w:rsid w:val="00783A29"/>
    <w:rsid w:val="00784546"/>
    <w:rsid w:val="00784CA9"/>
    <w:rsid w:val="00784F71"/>
    <w:rsid w:val="007851CD"/>
    <w:rsid w:val="00785BF8"/>
    <w:rsid w:val="00785D3D"/>
    <w:rsid w:val="00786CEE"/>
    <w:rsid w:val="00790095"/>
    <w:rsid w:val="0079060B"/>
    <w:rsid w:val="0079130C"/>
    <w:rsid w:val="007919EF"/>
    <w:rsid w:val="00791A8B"/>
    <w:rsid w:val="00791CC8"/>
    <w:rsid w:val="00792706"/>
    <w:rsid w:val="00792AAB"/>
    <w:rsid w:val="00792C8E"/>
    <w:rsid w:val="00792F26"/>
    <w:rsid w:val="00793809"/>
    <w:rsid w:val="00794112"/>
    <w:rsid w:val="00794A8C"/>
    <w:rsid w:val="00794F16"/>
    <w:rsid w:val="00794F58"/>
    <w:rsid w:val="007952EC"/>
    <w:rsid w:val="00795C2B"/>
    <w:rsid w:val="007965C5"/>
    <w:rsid w:val="00796FB8"/>
    <w:rsid w:val="00797080"/>
    <w:rsid w:val="0079736C"/>
    <w:rsid w:val="007973D9"/>
    <w:rsid w:val="0079748A"/>
    <w:rsid w:val="00797672"/>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137D"/>
    <w:rsid w:val="007B15D1"/>
    <w:rsid w:val="007B1F14"/>
    <w:rsid w:val="007B28B3"/>
    <w:rsid w:val="007B2FBF"/>
    <w:rsid w:val="007B3773"/>
    <w:rsid w:val="007B3BEA"/>
    <w:rsid w:val="007B42D5"/>
    <w:rsid w:val="007B42FC"/>
    <w:rsid w:val="007B4843"/>
    <w:rsid w:val="007B4987"/>
    <w:rsid w:val="007B49CF"/>
    <w:rsid w:val="007B4AED"/>
    <w:rsid w:val="007B4DA6"/>
    <w:rsid w:val="007B5895"/>
    <w:rsid w:val="007B5973"/>
    <w:rsid w:val="007B5DD4"/>
    <w:rsid w:val="007B6292"/>
    <w:rsid w:val="007B6668"/>
    <w:rsid w:val="007B69B0"/>
    <w:rsid w:val="007B6A50"/>
    <w:rsid w:val="007C0022"/>
    <w:rsid w:val="007C1109"/>
    <w:rsid w:val="007C19FE"/>
    <w:rsid w:val="007C1FB7"/>
    <w:rsid w:val="007C22A6"/>
    <w:rsid w:val="007C2DCC"/>
    <w:rsid w:val="007C30F4"/>
    <w:rsid w:val="007C3C06"/>
    <w:rsid w:val="007C400D"/>
    <w:rsid w:val="007C4545"/>
    <w:rsid w:val="007C4DA3"/>
    <w:rsid w:val="007C4E36"/>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8FD"/>
    <w:rsid w:val="007D4CF9"/>
    <w:rsid w:val="007D4DA2"/>
    <w:rsid w:val="007D5157"/>
    <w:rsid w:val="007D51BB"/>
    <w:rsid w:val="007D52AA"/>
    <w:rsid w:val="007D5D80"/>
    <w:rsid w:val="007D5D84"/>
    <w:rsid w:val="007D612B"/>
    <w:rsid w:val="007D67A9"/>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4CEA"/>
    <w:rsid w:val="007E5031"/>
    <w:rsid w:val="007E5115"/>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4ABE"/>
    <w:rsid w:val="007F5368"/>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25FF"/>
    <w:rsid w:val="008030AB"/>
    <w:rsid w:val="0080371A"/>
    <w:rsid w:val="008037B2"/>
    <w:rsid w:val="00803EE5"/>
    <w:rsid w:val="00804094"/>
    <w:rsid w:val="00804AB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853"/>
    <w:rsid w:val="00811A8D"/>
    <w:rsid w:val="00811BA6"/>
    <w:rsid w:val="00811C2D"/>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E0A"/>
    <w:rsid w:val="00820568"/>
    <w:rsid w:val="008208A1"/>
    <w:rsid w:val="0082091E"/>
    <w:rsid w:val="00821AA1"/>
    <w:rsid w:val="00822C02"/>
    <w:rsid w:val="00822F31"/>
    <w:rsid w:val="00823072"/>
    <w:rsid w:val="00824392"/>
    <w:rsid w:val="0082441C"/>
    <w:rsid w:val="00824CAD"/>
    <w:rsid w:val="00825B01"/>
    <w:rsid w:val="00826359"/>
    <w:rsid w:val="008264CB"/>
    <w:rsid w:val="0082750A"/>
    <w:rsid w:val="008304BF"/>
    <w:rsid w:val="0083064B"/>
    <w:rsid w:val="00831060"/>
    <w:rsid w:val="00831155"/>
    <w:rsid w:val="00831269"/>
    <w:rsid w:val="00831597"/>
    <w:rsid w:val="0083184B"/>
    <w:rsid w:val="00832391"/>
    <w:rsid w:val="0083264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6FB"/>
    <w:rsid w:val="00837920"/>
    <w:rsid w:val="00837C5E"/>
    <w:rsid w:val="00837DE4"/>
    <w:rsid w:val="008409CF"/>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AE"/>
    <w:rsid w:val="008468B5"/>
    <w:rsid w:val="00846C71"/>
    <w:rsid w:val="00847232"/>
    <w:rsid w:val="00847858"/>
    <w:rsid w:val="00850200"/>
    <w:rsid w:val="008502C1"/>
    <w:rsid w:val="008503E9"/>
    <w:rsid w:val="008506DB"/>
    <w:rsid w:val="00850AE1"/>
    <w:rsid w:val="00850D26"/>
    <w:rsid w:val="00850E77"/>
    <w:rsid w:val="00850FD7"/>
    <w:rsid w:val="0085126F"/>
    <w:rsid w:val="00851DEE"/>
    <w:rsid w:val="00851F3C"/>
    <w:rsid w:val="0085213D"/>
    <w:rsid w:val="00853A76"/>
    <w:rsid w:val="00853CD9"/>
    <w:rsid w:val="0085453A"/>
    <w:rsid w:val="008557BA"/>
    <w:rsid w:val="00855817"/>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3D97"/>
    <w:rsid w:val="008645C5"/>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433"/>
    <w:rsid w:val="00874D92"/>
    <w:rsid w:val="00874F46"/>
    <w:rsid w:val="00875943"/>
    <w:rsid w:val="00875CFB"/>
    <w:rsid w:val="008760B3"/>
    <w:rsid w:val="0087630D"/>
    <w:rsid w:val="008764B4"/>
    <w:rsid w:val="008769FB"/>
    <w:rsid w:val="00876BCE"/>
    <w:rsid w:val="00876F1A"/>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5482"/>
    <w:rsid w:val="0088632F"/>
    <w:rsid w:val="008864D0"/>
    <w:rsid w:val="00886594"/>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7650"/>
    <w:rsid w:val="008A05DB"/>
    <w:rsid w:val="008A0700"/>
    <w:rsid w:val="008A0873"/>
    <w:rsid w:val="008A125C"/>
    <w:rsid w:val="008A1318"/>
    <w:rsid w:val="008A163F"/>
    <w:rsid w:val="008A1FB2"/>
    <w:rsid w:val="008A2F79"/>
    <w:rsid w:val="008A3D4F"/>
    <w:rsid w:val="008A3ECC"/>
    <w:rsid w:val="008A4828"/>
    <w:rsid w:val="008A4A38"/>
    <w:rsid w:val="008A4CE1"/>
    <w:rsid w:val="008A50E4"/>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95"/>
    <w:rsid w:val="008B251E"/>
    <w:rsid w:val="008B25BF"/>
    <w:rsid w:val="008B324E"/>
    <w:rsid w:val="008B3520"/>
    <w:rsid w:val="008B3C2D"/>
    <w:rsid w:val="008B404A"/>
    <w:rsid w:val="008B40AA"/>
    <w:rsid w:val="008B4491"/>
    <w:rsid w:val="008B4EC5"/>
    <w:rsid w:val="008B4F39"/>
    <w:rsid w:val="008B546A"/>
    <w:rsid w:val="008B6E7F"/>
    <w:rsid w:val="008B753D"/>
    <w:rsid w:val="008B75B0"/>
    <w:rsid w:val="008B7708"/>
    <w:rsid w:val="008B7989"/>
    <w:rsid w:val="008C006C"/>
    <w:rsid w:val="008C0196"/>
    <w:rsid w:val="008C0547"/>
    <w:rsid w:val="008C058B"/>
    <w:rsid w:val="008C0934"/>
    <w:rsid w:val="008C0D48"/>
    <w:rsid w:val="008C0F00"/>
    <w:rsid w:val="008C18D9"/>
    <w:rsid w:val="008C19A4"/>
    <w:rsid w:val="008C1BBB"/>
    <w:rsid w:val="008C1D1F"/>
    <w:rsid w:val="008C2D2F"/>
    <w:rsid w:val="008C3061"/>
    <w:rsid w:val="008C318F"/>
    <w:rsid w:val="008C3B28"/>
    <w:rsid w:val="008C3B6B"/>
    <w:rsid w:val="008C53DB"/>
    <w:rsid w:val="008C5DD2"/>
    <w:rsid w:val="008C5FE4"/>
    <w:rsid w:val="008C69DE"/>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182"/>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F0602"/>
    <w:rsid w:val="008F0D07"/>
    <w:rsid w:val="008F120C"/>
    <w:rsid w:val="008F12E8"/>
    <w:rsid w:val="008F138F"/>
    <w:rsid w:val="008F2384"/>
    <w:rsid w:val="008F2766"/>
    <w:rsid w:val="008F2A59"/>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2FE"/>
    <w:rsid w:val="00901CD6"/>
    <w:rsid w:val="00901F9F"/>
    <w:rsid w:val="00902428"/>
    <w:rsid w:val="00903626"/>
    <w:rsid w:val="00903718"/>
    <w:rsid w:val="0090479C"/>
    <w:rsid w:val="009054C6"/>
    <w:rsid w:val="00905B69"/>
    <w:rsid w:val="0090619E"/>
    <w:rsid w:val="00906379"/>
    <w:rsid w:val="00906A7C"/>
    <w:rsid w:val="00907338"/>
    <w:rsid w:val="00907770"/>
    <w:rsid w:val="0091000C"/>
    <w:rsid w:val="0091057C"/>
    <w:rsid w:val="009105C5"/>
    <w:rsid w:val="009107F1"/>
    <w:rsid w:val="009108CD"/>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509"/>
    <w:rsid w:val="009246B3"/>
    <w:rsid w:val="00924E3D"/>
    <w:rsid w:val="009250EE"/>
    <w:rsid w:val="00925115"/>
    <w:rsid w:val="00925BA1"/>
    <w:rsid w:val="0092721A"/>
    <w:rsid w:val="0092735F"/>
    <w:rsid w:val="0092743E"/>
    <w:rsid w:val="0092745C"/>
    <w:rsid w:val="00927B6B"/>
    <w:rsid w:val="00930ECC"/>
    <w:rsid w:val="0093121E"/>
    <w:rsid w:val="009316D5"/>
    <w:rsid w:val="00931B72"/>
    <w:rsid w:val="0093240C"/>
    <w:rsid w:val="0093248E"/>
    <w:rsid w:val="009324AA"/>
    <w:rsid w:val="00932F80"/>
    <w:rsid w:val="009331F6"/>
    <w:rsid w:val="00933E44"/>
    <w:rsid w:val="00934573"/>
    <w:rsid w:val="009355F2"/>
    <w:rsid w:val="00935C87"/>
    <w:rsid w:val="009372EA"/>
    <w:rsid w:val="00937F51"/>
    <w:rsid w:val="009407D6"/>
    <w:rsid w:val="00940A60"/>
    <w:rsid w:val="00940CC0"/>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97A"/>
    <w:rsid w:val="00947BB5"/>
    <w:rsid w:val="00947C97"/>
    <w:rsid w:val="00950384"/>
    <w:rsid w:val="0095057A"/>
    <w:rsid w:val="00950A1F"/>
    <w:rsid w:val="00950AC7"/>
    <w:rsid w:val="00950B1C"/>
    <w:rsid w:val="00950C90"/>
    <w:rsid w:val="009513DF"/>
    <w:rsid w:val="00951AC2"/>
    <w:rsid w:val="009521AA"/>
    <w:rsid w:val="0095257D"/>
    <w:rsid w:val="009525B2"/>
    <w:rsid w:val="0095292E"/>
    <w:rsid w:val="00952E3E"/>
    <w:rsid w:val="00952F53"/>
    <w:rsid w:val="00953140"/>
    <w:rsid w:val="009533F8"/>
    <w:rsid w:val="009535C4"/>
    <w:rsid w:val="00953A18"/>
    <w:rsid w:val="00953B74"/>
    <w:rsid w:val="00954963"/>
    <w:rsid w:val="00954A8E"/>
    <w:rsid w:val="00954B2E"/>
    <w:rsid w:val="00954FE7"/>
    <w:rsid w:val="00955ABC"/>
    <w:rsid w:val="00955C7C"/>
    <w:rsid w:val="00955F77"/>
    <w:rsid w:val="00956CAB"/>
    <w:rsid w:val="00960087"/>
    <w:rsid w:val="0096029C"/>
    <w:rsid w:val="009606DA"/>
    <w:rsid w:val="00960978"/>
    <w:rsid w:val="00960CAB"/>
    <w:rsid w:val="00961A01"/>
    <w:rsid w:val="00961A10"/>
    <w:rsid w:val="00961A54"/>
    <w:rsid w:val="00961EC5"/>
    <w:rsid w:val="00961EF7"/>
    <w:rsid w:val="00962686"/>
    <w:rsid w:val="00962929"/>
    <w:rsid w:val="00962F41"/>
    <w:rsid w:val="0096412D"/>
    <w:rsid w:val="00964D52"/>
    <w:rsid w:val="00964E7B"/>
    <w:rsid w:val="00965003"/>
    <w:rsid w:val="009652E5"/>
    <w:rsid w:val="00965D78"/>
    <w:rsid w:val="00966348"/>
    <w:rsid w:val="00966605"/>
    <w:rsid w:val="00966AEB"/>
    <w:rsid w:val="0097075B"/>
    <w:rsid w:val="00970928"/>
    <w:rsid w:val="00970BE5"/>
    <w:rsid w:val="00970C6D"/>
    <w:rsid w:val="00970D00"/>
    <w:rsid w:val="009713E3"/>
    <w:rsid w:val="0097169D"/>
    <w:rsid w:val="00971709"/>
    <w:rsid w:val="009717F0"/>
    <w:rsid w:val="00972073"/>
    <w:rsid w:val="009724BE"/>
    <w:rsid w:val="00972575"/>
    <w:rsid w:val="00972AB3"/>
    <w:rsid w:val="00972D78"/>
    <w:rsid w:val="00974073"/>
    <w:rsid w:val="00974718"/>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0841"/>
    <w:rsid w:val="009814C9"/>
    <w:rsid w:val="00981AF6"/>
    <w:rsid w:val="00981C9C"/>
    <w:rsid w:val="00982065"/>
    <w:rsid w:val="0098225E"/>
    <w:rsid w:val="009828C0"/>
    <w:rsid w:val="00982967"/>
    <w:rsid w:val="009836E8"/>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1DB"/>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02"/>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46E"/>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29"/>
    <w:rsid w:val="009C798F"/>
    <w:rsid w:val="009D027B"/>
    <w:rsid w:val="009D02EF"/>
    <w:rsid w:val="009D09BD"/>
    <w:rsid w:val="009D0A47"/>
    <w:rsid w:val="009D130F"/>
    <w:rsid w:val="009D259A"/>
    <w:rsid w:val="009D28AC"/>
    <w:rsid w:val="009D293F"/>
    <w:rsid w:val="009D2964"/>
    <w:rsid w:val="009D326F"/>
    <w:rsid w:val="009D34EA"/>
    <w:rsid w:val="009D42C0"/>
    <w:rsid w:val="009D473A"/>
    <w:rsid w:val="009D53E2"/>
    <w:rsid w:val="009D5779"/>
    <w:rsid w:val="009D58B9"/>
    <w:rsid w:val="009D5EA2"/>
    <w:rsid w:val="009D5F38"/>
    <w:rsid w:val="009D6110"/>
    <w:rsid w:val="009D7BB0"/>
    <w:rsid w:val="009D7D22"/>
    <w:rsid w:val="009E05C7"/>
    <w:rsid w:val="009E1062"/>
    <w:rsid w:val="009E1901"/>
    <w:rsid w:val="009E1D2C"/>
    <w:rsid w:val="009E1DFC"/>
    <w:rsid w:val="009E2B7E"/>
    <w:rsid w:val="009E3280"/>
    <w:rsid w:val="009E3498"/>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1082F"/>
    <w:rsid w:val="00A11165"/>
    <w:rsid w:val="00A11578"/>
    <w:rsid w:val="00A11909"/>
    <w:rsid w:val="00A12088"/>
    <w:rsid w:val="00A12F7C"/>
    <w:rsid w:val="00A131DE"/>
    <w:rsid w:val="00A13D9A"/>
    <w:rsid w:val="00A1420C"/>
    <w:rsid w:val="00A14AB6"/>
    <w:rsid w:val="00A1646C"/>
    <w:rsid w:val="00A16809"/>
    <w:rsid w:val="00A16819"/>
    <w:rsid w:val="00A16866"/>
    <w:rsid w:val="00A16AE5"/>
    <w:rsid w:val="00A170E0"/>
    <w:rsid w:val="00A1771D"/>
    <w:rsid w:val="00A20594"/>
    <w:rsid w:val="00A207D5"/>
    <w:rsid w:val="00A20ED8"/>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1CC"/>
    <w:rsid w:val="00A256BF"/>
    <w:rsid w:val="00A25CC2"/>
    <w:rsid w:val="00A26226"/>
    <w:rsid w:val="00A2761F"/>
    <w:rsid w:val="00A27779"/>
    <w:rsid w:val="00A27798"/>
    <w:rsid w:val="00A2799C"/>
    <w:rsid w:val="00A27C50"/>
    <w:rsid w:val="00A303D9"/>
    <w:rsid w:val="00A3042E"/>
    <w:rsid w:val="00A3050B"/>
    <w:rsid w:val="00A310F9"/>
    <w:rsid w:val="00A31609"/>
    <w:rsid w:val="00A31765"/>
    <w:rsid w:val="00A31A3F"/>
    <w:rsid w:val="00A3212B"/>
    <w:rsid w:val="00A32337"/>
    <w:rsid w:val="00A32A8D"/>
    <w:rsid w:val="00A3351E"/>
    <w:rsid w:val="00A342F3"/>
    <w:rsid w:val="00A34C2C"/>
    <w:rsid w:val="00A358E8"/>
    <w:rsid w:val="00A367ED"/>
    <w:rsid w:val="00A370EC"/>
    <w:rsid w:val="00A37261"/>
    <w:rsid w:val="00A373B2"/>
    <w:rsid w:val="00A378BF"/>
    <w:rsid w:val="00A40CAB"/>
    <w:rsid w:val="00A40FF7"/>
    <w:rsid w:val="00A4116D"/>
    <w:rsid w:val="00A416A7"/>
    <w:rsid w:val="00A41DD6"/>
    <w:rsid w:val="00A42057"/>
    <w:rsid w:val="00A42571"/>
    <w:rsid w:val="00A42B0D"/>
    <w:rsid w:val="00A4300C"/>
    <w:rsid w:val="00A4304E"/>
    <w:rsid w:val="00A4397F"/>
    <w:rsid w:val="00A43BAA"/>
    <w:rsid w:val="00A44211"/>
    <w:rsid w:val="00A44DFE"/>
    <w:rsid w:val="00A4532C"/>
    <w:rsid w:val="00A457D5"/>
    <w:rsid w:val="00A45CAF"/>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394"/>
    <w:rsid w:val="00A55AD0"/>
    <w:rsid w:val="00A56008"/>
    <w:rsid w:val="00A5703B"/>
    <w:rsid w:val="00A5713F"/>
    <w:rsid w:val="00A575E7"/>
    <w:rsid w:val="00A57C05"/>
    <w:rsid w:val="00A57E39"/>
    <w:rsid w:val="00A60173"/>
    <w:rsid w:val="00A604BF"/>
    <w:rsid w:val="00A61094"/>
    <w:rsid w:val="00A61252"/>
    <w:rsid w:val="00A61775"/>
    <w:rsid w:val="00A61E8E"/>
    <w:rsid w:val="00A623FE"/>
    <w:rsid w:val="00A62A76"/>
    <w:rsid w:val="00A62C45"/>
    <w:rsid w:val="00A62D4B"/>
    <w:rsid w:val="00A62DCE"/>
    <w:rsid w:val="00A62EAB"/>
    <w:rsid w:val="00A6341E"/>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5F2C"/>
    <w:rsid w:val="00A77675"/>
    <w:rsid w:val="00A7781C"/>
    <w:rsid w:val="00A77BC2"/>
    <w:rsid w:val="00A8040E"/>
    <w:rsid w:val="00A808C3"/>
    <w:rsid w:val="00A808D7"/>
    <w:rsid w:val="00A80CC6"/>
    <w:rsid w:val="00A8121B"/>
    <w:rsid w:val="00A81D99"/>
    <w:rsid w:val="00A81E35"/>
    <w:rsid w:val="00A82180"/>
    <w:rsid w:val="00A82225"/>
    <w:rsid w:val="00A82424"/>
    <w:rsid w:val="00A82BAA"/>
    <w:rsid w:val="00A82C38"/>
    <w:rsid w:val="00A84AA1"/>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A6A"/>
    <w:rsid w:val="00A902EA"/>
    <w:rsid w:val="00A908E5"/>
    <w:rsid w:val="00A91E0E"/>
    <w:rsid w:val="00A92270"/>
    <w:rsid w:val="00A928CE"/>
    <w:rsid w:val="00A93C43"/>
    <w:rsid w:val="00A9414D"/>
    <w:rsid w:val="00A94755"/>
    <w:rsid w:val="00A94943"/>
    <w:rsid w:val="00A94B55"/>
    <w:rsid w:val="00A96580"/>
    <w:rsid w:val="00A965C0"/>
    <w:rsid w:val="00A97EEA"/>
    <w:rsid w:val="00AA05A9"/>
    <w:rsid w:val="00AA1218"/>
    <w:rsid w:val="00AA22B8"/>
    <w:rsid w:val="00AA262D"/>
    <w:rsid w:val="00AA2A42"/>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D2"/>
    <w:rsid w:val="00AB6F14"/>
    <w:rsid w:val="00AB708A"/>
    <w:rsid w:val="00AB7CEC"/>
    <w:rsid w:val="00AC0C65"/>
    <w:rsid w:val="00AC114E"/>
    <w:rsid w:val="00AC12B2"/>
    <w:rsid w:val="00AC12D3"/>
    <w:rsid w:val="00AC139C"/>
    <w:rsid w:val="00AC148A"/>
    <w:rsid w:val="00AC1975"/>
    <w:rsid w:val="00AC19CE"/>
    <w:rsid w:val="00AC312D"/>
    <w:rsid w:val="00AC33EE"/>
    <w:rsid w:val="00AC3DE5"/>
    <w:rsid w:val="00AC3E9D"/>
    <w:rsid w:val="00AC3F05"/>
    <w:rsid w:val="00AC484D"/>
    <w:rsid w:val="00AC4872"/>
    <w:rsid w:val="00AC49ED"/>
    <w:rsid w:val="00AC5B06"/>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12F6"/>
    <w:rsid w:val="00AF23E0"/>
    <w:rsid w:val="00AF2E7D"/>
    <w:rsid w:val="00AF309C"/>
    <w:rsid w:val="00AF333C"/>
    <w:rsid w:val="00AF36E7"/>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598"/>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6F49"/>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56D"/>
    <w:rsid w:val="00B26E6E"/>
    <w:rsid w:val="00B26F15"/>
    <w:rsid w:val="00B27245"/>
    <w:rsid w:val="00B27D77"/>
    <w:rsid w:val="00B3050D"/>
    <w:rsid w:val="00B30B4D"/>
    <w:rsid w:val="00B31323"/>
    <w:rsid w:val="00B313B2"/>
    <w:rsid w:val="00B315D8"/>
    <w:rsid w:val="00B3225A"/>
    <w:rsid w:val="00B323EC"/>
    <w:rsid w:val="00B32963"/>
    <w:rsid w:val="00B32C13"/>
    <w:rsid w:val="00B32E6C"/>
    <w:rsid w:val="00B333DA"/>
    <w:rsid w:val="00B335A1"/>
    <w:rsid w:val="00B347D2"/>
    <w:rsid w:val="00B35346"/>
    <w:rsid w:val="00B35ED0"/>
    <w:rsid w:val="00B35F34"/>
    <w:rsid w:val="00B36567"/>
    <w:rsid w:val="00B36656"/>
    <w:rsid w:val="00B3667F"/>
    <w:rsid w:val="00B366D4"/>
    <w:rsid w:val="00B374A6"/>
    <w:rsid w:val="00B37739"/>
    <w:rsid w:val="00B37FA7"/>
    <w:rsid w:val="00B402E5"/>
    <w:rsid w:val="00B406A5"/>
    <w:rsid w:val="00B41355"/>
    <w:rsid w:val="00B42204"/>
    <w:rsid w:val="00B44874"/>
    <w:rsid w:val="00B448B8"/>
    <w:rsid w:val="00B454E4"/>
    <w:rsid w:val="00B456F9"/>
    <w:rsid w:val="00B45A34"/>
    <w:rsid w:val="00B45D55"/>
    <w:rsid w:val="00B46ACB"/>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078D"/>
    <w:rsid w:val="00B610DB"/>
    <w:rsid w:val="00B61476"/>
    <w:rsid w:val="00B61521"/>
    <w:rsid w:val="00B61AD0"/>
    <w:rsid w:val="00B61CB1"/>
    <w:rsid w:val="00B62B40"/>
    <w:rsid w:val="00B630A0"/>
    <w:rsid w:val="00B639D7"/>
    <w:rsid w:val="00B63F15"/>
    <w:rsid w:val="00B64770"/>
    <w:rsid w:val="00B649A9"/>
    <w:rsid w:val="00B64A89"/>
    <w:rsid w:val="00B64B75"/>
    <w:rsid w:val="00B64E66"/>
    <w:rsid w:val="00B64F88"/>
    <w:rsid w:val="00B6517C"/>
    <w:rsid w:val="00B6536D"/>
    <w:rsid w:val="00B655F4"/>
    <w:rsid w:val="00B66096"/>
    <w:rsid w:val="00B66987"/>
    <w:rsid w:val="00B66EA4"/>
    <w:rsid w:val="00B6749A"/>
    <w:rsid w:val="00B67851"/>
    <w:rsid w:val="00B6795E"/>
    <w:rsid w:val="00B67B6B"/>
    <w:rsid w:val="00B67D44"/>
    <w:rsid w:val="00B67EAE"/>
    <w:rsid w:val="00B7041A"/>
    <w:rsid w:val="00B71274"/>
    <w:rsid w:val="00B712EC"/>
    <w:rsid w:val="00B72299"/>
    <w:rsid w:val="00B72419"/>
    <w:rsid w:val="00B7287B"/>
    <w:rsid w:val="00B72AE6"/>
    <w:rsid w:val="00B72E51"/>
    <w:rsid w:val="00B72E73"/>
    <w:rsid w:val="00B739E2"/>
    <w:rsid w:val="00B741FB"/>
    <w:rsid w:val="00B75815"/>
    <w:rsid w:val="00B75BD5"/>
    <w:rsid w:val="00B75FE0"/>
    <w:rsid w:val="00B76075"/>
    <w:rsid w:val="00B776F8"/>
    <w:rsid w:val="00B77894"/>
    <w:rsid w:val="00B77C65"/>
    <w:rsid w:val="00B805B8"/>
    <w:rsid w:val="00B806F9"/>
    <w:rsid w:val="00B816AA"/>
    <w:rsid w:val="00B81A3D"/>
    <w:rsid w:val="00B826CD"/>
    <w:rsid w:val="00B82BC5"/>
    <w:rsid w:val="00B834F6"/>
    <w:rsid w:val="00B8367D"/>
    <w:rsid w:val="00B83CE8"/>
    <w:rsid w:val="00B83E25"/>
    <w:rsid w:val="00B84432"/>
    <w:rsid w:val="00B849C1"/>
    <w:rsid w:val="00B84B95"/>
    <w:rsid w:val="00B84D99"/>
    <w:rsid w:val="00B8529C"/>
    <w:rsid w:val="00B852AE"/>
    <w:rsid w:val="00B854A9"/>
    <w:rsid w:val="00B86053"/>
    <w:rsid w:val="00B86D96"/>
    <w:rsid w:val="00B86DBE"/>
    <w:rsid w:val="00B86DCA"/>
    <w:rsid w:val="00B86EDA"/>
    <w:rsid w:val="00B8776C"/>
    <w:rsid w:val="00B879BD"/>
    <w:rsid w:val="00B901FD"/>
    <w:rsid w:val="00B907B3"/>
    <w:rsid w:val="00B90D5A"/>
    <w:rsid w:val="00B90E84"/>
    <w:rsid w:val="00B9107B"/>
    <w:rsid w:val="00B910F3"/>
    <w:rsid w:val="00B912D9"/>
    <w:rsid w:val="00B91AA6"/>
    <w:rsid w:val="00B91C77"/>
    <w:rsid w:val="00B92C68"/>
    <w:rsid w:val="00B92E4E"/>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692"/>
    <w:rsid w:val="00BA2B36"/>
    <w:rsid w:val="00BA354E"/>
    <w:rsid w:val="00BA407F"/>
    <w:rsid w:val="00BA444D"/>
    <w:rsid w:val="00BA4956"/>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3155"/>
    <w:rsid w:val="00BB38A8"/>
    <w:rsid w:val="00BB38C9"/>
    <w:rsid w:val="00BB3D80"/>
    <w:rsid w:val="00BB3E4A"/>
    <w:rsid w:val="00BB50D3"/>
    <w:rsid w:val="00BB53C3"/>
    <w:rsid w:val="00BB5C84"/>
    <w:rsid w:val="00BB5F07"/>
    <w:rsid w:val="00BB630A"/>
    <w:rsid w:val="00BB6A20"/>
    <w:rsid w:val="00BB754D"/>
    <w:rsid w:val="00BB7A09"/>
    <w:rsid w:val="00BC0557"/>
    <w:rsid w:val="00BC0797"/>
    <w:rsid w:val="00BC0946"/>
    <w:rsid w:val="00BC0E85"/>
    <w:rsid w:val="00BC10AE"/>
    <w:rsid w:val="00BC1557"/>
    <w:rsid w:val="00BC3146"/>
    <w:rsid w:val="00BC37A0"/>
    <w:rsid w:val="00BC3826"/>
    <w:rsid w:val="00BC4CC5"/>
    <w:rsid w:val="00BC5333"/>
    <w:rsid w:val="00BC55A0"/>
    <w:rsid w:val="00BC5A4B"/>
    <w:rsid w:val="00BC63E0"/>
    <w:rsid w:val="00BC6559"/>
    <w:rsid w:val="00BC7680"/>
    <w:rsid w:val="00BD0084"/>
    <w:rsid w:val="00BD045A"/>
    <w:rsid w:val="00BD0548"/>
    <w:rsid w:val="00BD0C2E"/>
    <w:rsid w:val="00BD153A"/>
    <w:rsid w:val="00BD16C6"/>
    <w:rsid w:val="00BD204F"/>
    <w:rsid w:val="00BD2164"/>
    <w:rsid w:val="00BD2C8B"/>
    <w:rsid w:val="00BD4703"/>
    <w:rsid w:val="00BD4717"/>
    <w:rsid w:val="00BD4EF9"/>
    <w:rsid w:val="00BD50DC"/>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223A"/>
    <w:rsid w:val="00BE327D"/>
    <w:rsid w:val="00BE336E"/>
    <w:rsid w:val="00BE340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83D"/>
    <w:rsid w:val="00BF3D9F"/>
    <w:rsid w:val="00BF3F2C"/>
    <w:rsid w:val="00BF46CC"/>
    <w:rsid w:val="00BF4DEE"/>
    <w:rsid w:val="00BF59B9"/>
    <w:rsid w:val="00BF5AB2"/>
    <w:rsid w:val="00BF5BD1"/>
    <w:rsid w:val="00BF5D07"/>
    <w:rsid w:val="00BF5FE8"/>
    <w:rsid w:val="00BF62B0"/>
    <w:rsid w:val="00C001C4"/>
    <w:rsid w:val="00C0096D"/>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6384"/>
    <w:rsid w:val="00C068FC"/>
    <w:rsid w:val="00C06A21"/>
    <w:rsid w:val="00C06C6B"/>
    <w:rsid w:val="00C06E11"/>
    <w:rsid w:val="00C07ADE"/>
    <w:rsid w:val="00C07CAF"/>
    <w:rsid w:val="00C1019A"/>
    <w:rsid w:val="00C10A1E"/>
    <w:rsid w:val="00C110F6"/>
    <w:rsid w:val="00C11485"/>
    <w:rsid w:val="00C11C22"/>
    <w:rsid w:val="00C12169"/>
    <w:rsid w:val="00C12980"/>
    <w:rsid w:val="00C12A54"/>
    <w:rsid w:val="00C12C89"/>
    <w:rsid w:val="00C131FD"/>
    <w:rsid w:val="00C13332"/>
    <w:rsid w:val="00C1349A"/>
    <w:rsid w:val="00C13510"/>
    <w:rsid w:val="00C137E7"/>
    <w:rsid w:val="00C13982"/>
    <w:rsid w:val="00C14051"/>
    <w:rsid w:val="00C1442B"/>
    <w:rsid w:val="00C1477E"/>
    <w:rsid w:val="00C1479A"/>
    <w:rsid w:val="00C1488A"/>
    <w:rsid w:val="00C14A32"/>
    <w:rsid w:val="00C153F4"/>
    <w:rsid w:val="00C156D8"/>
    <w:rsid w:val="00C15A3E"/>
    <w:rsid w:val="00C15B0A"/>
    <w:rsid w:val="00C16574"/>
    <w:rsid w:val="00C167AD"/>
    <w:rsid w:val="00C16C63"/>
    <w:rsid w:val="00C17384"/>
    <w:rsid w:val="00C1767C"/>
    <w:rsid w:val="00C17C05"/>
    <w:rsid w:val="00C2010E"/>
    <w:rsid w:val="00C206ED"/>
    <w:rsid w:val="00C20835"/>
    <w:rsid w:val="00C20903"/>
    <w:rsid w:val="00C20C7A"/>
    <w:rsid w:val="00C20F5A"/>
    <w:rsid w:val="00C21224"/>
    <w:rsid w:val="00C215B3"/>
    <w:rsid w:val="00C21748"/>
    <w:rsid w:val="00C21AFD"/>
    <w:rsid w:val="00C21BC0"/>
    <w:rsid w:val="00C21DF1"/>
    <w:rsid w:val="00C22072"/>
    <w:rsid w:val="00C22423"/>
    <w:rsid w:val="00C22A71"/>
    <w:rsid w:val="00C22AB3"/>
    <w:rsid w:val="00C22D0F"/>
    <w:rsid w:val="00C2320F"/>
    <w:rsid w:val="00C2343D"/>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3743"/>
    <w:rsid w:val="00C340CB"/>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1C38"/>
    <w:rsid w:val="00C41E37"/>
    <w:rsid w:val="00C4213B"/>
    <w:rsid w:val="00C43102"/>
    <w:rsid w:val="00C433F5"/>
    <w:rsid w:val="00C44C27"/>
    <w:rsid w:val="00C44E2E"/>
    <w:rsid w:val="00C451D9"/>
    <w:rsid w:val="00C45336"/>
    <w:rsid w:val="00C46299"/>
    <w:rsid w:val="00C46605"/>
    <w:rsid w:val="00C4668D"/>
    <w:rsid w:val="00C466BB"/>
    <w:rsid w:val="00C4710E"/>
    <w:rsid w:val="00C4732E"/>
    <w:rsid w:val="00C47C06"/>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D"/>
    <w:rsid w:val="00C86A31"/>
    <w:rsid w:val="00C8716C"/>
    <w:rsid w:val="00C877FF"/>
    <w:rsid w:val="00C87AE3"/>
    <w:rsid w:val="00C87F47"/>
    <w:rsid w:val="00C90628"/>
    <w:rsid w:val="00C91475"/>
    <w:rsid w:val="00C921EB"/>
    <w:rsid w:val="00C9268F"/>
    <w:rsid w:val="00C92D50"/>
    <w:rsid w:val="00C9303D"/>
    <w:rsid w:val="00C932D1"/>
    <w:rsid w:val="00C93E28"/>
    <w:rsid w:val="00C94C89"/>
    <w:rsid w:val="00C94FF2"/>
    <w:rsid w:val="00C95DD1"/>
    <w:rsid w:val="00C973FB"/>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747C"/>
    <w:rsid w:val="00CB037E"/>
    <w:rsid w:val="00CB07AD"/>
    <w:rsid w:val="00CB0A47"/>
    <w:rsid w:val="00CB10ED"/>
    <w:rsid w:val="00CB1295"/>
    <w:rsid w:val="00CB16AB"/>
    <w:rsid w:val="00CB215D"/>
    <w:rsid w:val="00CB3C20"/>
    <w:rsid w:val="00CB4941"/>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2128"/>
    <w:rsid w:val="00CC214D"/>
    <w:rsid w:val="00CC2A9A"/>
    <w:rsid w:val="00CC2F40"/>
    <w:rsid w:val="00CC3117"/>
    <w:rsid w:val="00CC3D2C"/>
    <w:rsid w:val="00CC43AB"/>
    <w:rsid w:val="00CC4FE3"/>
    <w:rsid w:val="00CC5359"/>
    <w:rsid w:val="00CC57B7"/>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B57"/>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F09"/>
    <w:rsid w:val="00CE76EB"/>
    <w:rsid w:val="00CE7770"/>
    <w:rsid w:val="00CF0139"/>
    <w:rsid w:val="00CF0213"/>
    <w:rsid w:val="00CF0229"/>
    <w:rsid w:val="00CF04BB"/>
    <w:rsid w:val="00CF05DA"/>
    <w:rsid w:val="00CF069F"/>
    <w:rsid w:val="00CF0722"/>
    <w:rsid w:val="00CF0AAA"/>
    <w:rsid w:val="00CF0D10"/>
    <w:rsid w:val="00CF1748"/>
    <w:rsid w:val="00CF18E5"/>
    <w:rsid w:val="00CF1951"/>
    <w:rsid w:val="00CF1EF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E69"/>
    <w:rsid w:val="00D04EE5"/>
    <w:rsid w:val="00D05189"/>
    <w:rsid w:val="00D05298"/>
    <w:rsid w:val="00D053E6"/>
    <w:rsid w:val="00D055C4"/>
    <w:rsid w:val="00D06585"/>
    <w:rsid w:val="00D067C8"/>
    <w:rsid w:val="00D06A7E"/>
    <w:rsid w:val="00D07D54"/>
    <w:rsid w:val="00D07FBE"/>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936"/>
    <w:rsid w:val="00D223FA"/>
    <w:rsid w:val="00D22A9F"/>
    <w:rsid w:val="00D22BDE"/>
    <w:rsid w:val="00D2306D"/>
    <w:rsid w:val="00D246F0"/>
    <w:rsid w:val="00D24B76"/>
    <w:rsid w:val="00D25495"/>
    <w:rsid w:val="00D259D3"/>
    <w:rsid w:val="00D27BBF"/>
    <w:rsid w:val="00D315EF"/>
    <w:rsid w:val="00D316FC"/>
    <w:rsid w:val="00D31708"/>
    <w:rsid w:val="00D3178F"/>
    <w:rsid w:val="00D31D17"/>
    <w:rsid w:val="00D3212F"/>
    <w:rsid w:val="00D32133"/>
    <w:rsid w:val="00D322F0"/>
    <w:rsid w:val="00D32403"/>
    <w:rsid w:val="00D33A32"/>
    <w:rsid w:val="00D33D70"/>
    <w:rsid w:val="00D33F7E"/>
    <w:rsid w:val="00D3445B"/>
    <w:rsid w:val="00D34614"/>
    <w:rsid w:val="00D34974"/>
    <w:rsid w:val="00D34D07"/>
    <w:rsid w:val="00D34E34"/>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1CD6"/>
    <w:rsid w:val="00D4227E"/>
    <w:rsid w:val="00D42657"/>
    <w:rsid w:val="00D42696"/>
    <w:rsid w:val="00D42A33"/>
    <w:rsid w:val="00D42CDE"/>
    <w:rsid w:val="00D431B7"/>
    <w:rsid w:val="00D43770"/>
    <w:rsid w:val="00D43DDC"/>
    <w:rsid w:val="00D447C4"/>
    <w:rsid w:val="00D44827"/>
    <w:rsid w:val="00D45595"/>
    <w:rsid w:val="00D457CA"/>
    <w:rsid w:val="00D45BB0"/>
    <w:rsid w:val="00D46F09"/>
    <w:rsid w:val="00D4764D"/>
    <w:rsid w:val="00D47FE9"/>
    <w:rsid w:val="00D50A6C"/>
    <w:rsid w:val="00D50BA7"/>
    <w:rsid w:val="00D513C1"/>
    <w:rsid w:val="00D518C7"/>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4DB"/>
    <w:rsid w:val="00D57671"/>
    <w:rsid w:val="00D57A44"/>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FEA"/>
    <w:rsid w:val="00D66178"/>
    <w:rsid w:val="00D6692F"/>
    <w:rsid w:val="00D66CF8"/>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384B"/>
    <w:rsid w:val="00D9400E"/>
    <w:rsid w:val="00D94A62"/>
    <w:rsid w:val="00D94B12"/>
    <w:rsid w:val="00D95AEF"/>
    <w:rsid w:val="00D96337"/>
    <w:rsid w:val="00D9670C"/>
    <w:rsid w:val="00D96B93"/>
    <w:rsid w:val="00D96B96"/>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F5F"/>
    <w:rsid w:val="00DC20A1"/>
    <w:rsid w:val="00DC218B"/>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E50"/>
    <w:rsid w:val="00DE4009"/>
    <w:rsid w:val="00DE4027"/>
    <w:rsid w:val="00DE403B"/>
    <w:rsid w:val="00DE4615"/>
    <w:rsid w:val="00DE59A4"/>
    <w:rsid w:val="00DE5CA8"/>
    <w:rsid w:val="00DE5D3C"/>
    <w:rsid w:val="00DE61D5"/>
    <w:rsid w:val="00DE684B"/>
    <w:rsid w:val="00DE6940"/>
    <w:rsid w:val="00DE732B"/>
    <w:rsid w:val="00DE7F8B"/>
    <w:rsid w:val="00DE7FB6"/>
    <w:rsid w:val="00DF01CA"/>
    <w:rsid w:val="00DF0580"/>
    <w:rsid w:val="00DF0966"/>
    <w:rsid w:val="00DF0983"/>
    <w:rsid w:val="00DF0DCF"/>
    <w:rsid w:val="00DF104E"/>
    <w:rsid w:val="00DF14FA"/>
    <w:rsid w:val="00DF24BE"/>
    <w:rsid w:val="00DF2CE1"/>
    <w:rsid w:val="00DF2E06"/>
    <w:rsid w:val="00DF31A4"/>
    <w:rsid w:val="00DF4754"/>
    <w:rsid w:val="00DF4B05"/>
    <w:rsid w:val="00DF4D66"/>
    <w:rsid w:val="00DF55F8"/>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505"/>
    <w:rsid w:val="00E219F1"/>
    <w:rsid w:val="00E21C45"/>
    <w:rsid w:val="00E21CBD"/>
    <w:rsid w:val="00E21EB5"/>
    <w:rsid w:val="00E22209"/>
    <w:rsid w:val="00E22EE7"/>
    <w:rsid w:val="00E22F63"/>
    <w:rsid w:val="00E23031"/>
    <w:rsid w:val="00E2309B"/>
    <w:rsid w:val="00E238F8"/>
    <w:rsid w:val="00E23E97"/>
    <w:rsid w:val="00E23EE7"/>
    <w:rsid w:val="00E247B6"/>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504FD"/>
    <w:rsid w:val="00E505FA"/>
    <w:rsid w:val="00E50F9C"/>
    <w:rsid w:val="00E51ED4"/>
    <w:rsid w:val="00E52B26"/>
    <w:rsid w:val="00E52DD3"/>
    <w:rsid w:val="00E532E5"/>
    <w:rsid w:val="00E53609"/>
    <w:rsid w:val="00E53E00"/>
    <w:rsid w:val="00E54424"/>
    <w:rsid w:val="00E545FB"/>
    <w:rsid w:val="00E547E8"/>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300E"/>
    <w:rsid w:val="00E632A8"/>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158A"/>
    <w:rsid w:val="00E8195E"/>
    <w:rsid w:val="00E81D5F"/>
    <w:rsid w:val="00E81EE4"/>
    <w:rsid w:val="00E82365"/>
    <w:rsid w:val="00E8244C"/>
    <w:rsid w:val="00E82D1A"/>
    <w:rsid w:val="00E82DE4"/>
    <w:rsid w:val="00E834B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BA3"/>
    <w:rsid w:val="00EC46F6"/>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0B1"/>
    <w:rsid w:val="00ED3143"/>
    <w:rsid w:val="00ED3226"/>
    <w:rsid w:val="00ED3892"/>
    <w:rsid w:val="00ED3B4C"/>
    <w:rsid w:val="00ED3C07"/>
    <w:rsid w:val="00ED40D5"/>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6B2"/>
    <w:rsid w:val="00EE3A7D"/>
    <w:rsid w:val="00EE3AEE"/>
    <w:rsid w:val="00EE4C1A"/>
    <w:rsid w:val="00EE4DBF"/>
    <w:rsid w:val="00EE4F82"/>
    <w:rsid w:val="00EE525A"/>
    <w:rsid w:val="00EE5626"/>
    <w:rsid w:val="00EE5649"/>
    <w:rsid w:val="00EE565A"/>
    <w:rsid w:val="00EE5AD4"/>
    <w:rsid w:val="00EE6370"/>
    <w:rsid w:val="00EE686B"/>
    <w:rsid w:val="00EE6D10"/>
    <w:rsid w:val="00EE7F51"/>
    <w:rsid w:val="00EF04E6"/>
    <w:rsid w:val="00EF05A9"/>
    <w:rsid w:val="00EF08D8"/>
    <w:rsid w:val="00EF0B3B"/>
    <w:rsid w:val="00EF12B3"/>
    <w:rsid w:val="00EF1418"/>
    <w:rsid w:val="00EF1A45"/>
    <w:rsid w:val="00EF1C49"/>
    <w:rsid w:val="00EF1E60"/>
    <w:rsid w:val="00EF221B"/>
    <w:rsid w:val="00EF249B"/>
    <w:rsid w:val="00EF3CF7"/>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50C"/>
    <w:rsid w:val="00F11A9F"/>
    <w:rsid w:val="00F11C61"/>
    <w:rsid w:val="00F11CC0"/>
    <w:rsid w:val="00F11D64"/>
    <w:rsid w:val="00F11EAA"/>
    <w:rsid w:val="00F11FB4"/>
    <w:rsid w:val="00F11FD1"/>
    <w:rsid w:val="00F1212F"/>
    <w:rsid w:val="00F12426"/>
    <w:rsid w:val="00F13825"/>
    <w:rsid w:val="00F14411"/>
    <w:rsid w:val="00F1553A"/>
    <w:rsid w:val="00F15D11"/>
    <w:rsid w:val="00F1679B"/>
    <w:rsid w:val="00F172D1"/>
    <w:rsid w:val="00F17A37"/>
    <w:rsid w:val="00F20082"/>
    <w:rsid w:val="00F202C0"/>
    <w:rsid w:val="00F20A81"/>
    <w:rsid w:val="00F20D31"/>
    <w:rsid w:val="00F20F75"/>
    <w:rsid w:val="00F222FB"/>
    <w:rsid w:val="00F22A2E"/>
    <w:rsid w:val="00F232FF"/>
    <w:rsid w:val="00F24293"/>
    <w:rsid w:val="00F247D4"/>
    <w:rsid w:val="00F24A68"/>
    <w:rsid w:val="00F2616B"/>
    <w:rsid w:val="00F267E9"/>
    <w:rsid w:val="00F271CF"/>
    <w:rsid w:val="00F27EB8"/>
    <w:rsid w:val="00F27EF5"/>
    <w:rsid w:val="00F303E2"/>
    <w:rsid w:val="00F30AAB"/>
    <w:rsid w:val="00F3100C"/>
    <w:rsid w:val="00F310EC"/>
    <w:rsid w:val="00F311B3"/>
    <w:rsid w:val="00F31F18"/>
    <w:rsid w:val="00F32087"/>
    <w:rsid w:val="00F325C3"/>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A25"/>
    <w:rsid w:val="00F404F0"/>
    <w:rsid w:val="00F405B8"/>
    <w:rsid w:val="00F40602"/>
    <w:rsid w:val="00F411D5"/>
    <w:rsid w:val="00F41399"/>
    <w:rsid w:val="00F41B95"/>
    <w:rsid w:val="00F41BEB"/>
    <w:rsid w:val="00F4279B"/>
    <w:rsid w:val="00F42FDB"/>
    <w:rsid w:val="00F4400B"/>
    <w:rsid w:val="00F4543F"/>
    <w:rsid w:val="00F45F80"/>
    <w:rsid w:val="00F46F85"/>
    <w:rsid w:val="00F46FBA"/>
    <w:rsid w:val="00F47793"/>
    <w:rsid w:val="00F47871"/>
    <w:rsid w:val="00F47BD8"/>
    <w:rsid w:val="00F50706"/>
    <w:rsid w:val="00F50725"/>
    <w:rsid w:val="00F510DE"/>
    <w:rsid w:val="00F51295"/>
    <w:rsid w:val="00F513B0"/>
    <w:rsid w:val="00F51983"/>
    <w:rsid w:val="00F51FC9"/>
    <w:rsid w:val="00F52129"/>
    <w:rsid w:val="00F523E5"/>
    <w:rsid w:val="00F5269A"/>
    <w:rsid w:val="00F537B8"/>
    <w:rsid w:val="00F53DF1"/>
    <w:rsid w:val="00F5413B"/>
    <w:rsid w:val="00F54541"/>
    <w:rsid w:val="00F54C89"/>
    <w:rsid w:val="00F54CE3"/>
    <w:rsid w:val="00F55669"/>
    <w:rsid w:val="00F55898"/>
    <w:rsid w:val="00F55BC7"/>
    <w:rsid w:val="00F55EB9"/>
    <w:rsid w:val="00F5637F"/>
    <w:rsid w:val="00F56BD9"/>
    <w:rsid w:val="00F5779A"/>
    <w:rsid w:val="00F5779C"/>
    <w:rsid w:val="00F5780A"/>
    <w:rsid w:val="00F578C0"/>
    <w:rsid w:val="00F57A1C"/>
    <w:rsid w:val="00F60098"/>
    <w:rsid w:val="00F60106"/>
    <w:rsid w:val="00F60E33"/>
    <w:rsid w:val="00F6175A"/>
    <w:rsid w:val="00F62164"/>
    <w:rsid w:val="00F623E2"/>
    <w:rsid w:val="00F627F2"/>
    <w:rsid w:val="00F6361D"/>
    <w:rsid w:val="00F63753"/>
    <w:rsid w:val="00F63F72"/>
    <w:rsid w:val="00F6434D"/>
    <w:rsid w:val="00F643A2"/>
    <w:rsid w:val="00F649CC"/>
    <w:rsid w:val="00F64B2D"/>
    <w:rsid w:val="00F64B47"/>
    <w:rsid w:val="00F65309"/>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4EA"/>
    <w:rsid w:val="00F765AE"/>
    <w:rsid w:val="00F7693F"/>
    <w:rsid w:val="00F770C6"/>
    <w:rsid w:val="00F77275"/>
    <w:rsid w:val="00F77874"/>
    <w:rsid w:val="00F77F95"/>
    <w:rsid w:val="00F80D84"/>
    <w:rsid w:val="00F812E6"/>
    <w:rsid w:val="00F817AA"/>
    <w:rsid w:val="00F81D8E"/>
    <w:rsid w:val="00F81E77"/>
    <w:rsid w:val="00F81E98"/>
    <w:rsid w:val="00F821C9"/>
    <w:rsid w:val="00F824F2"/>
    <w:rsid w:val="00F82BEE"/>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E39"/>
    <w:rsid w:val="00FB5B84"/>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10D"/>
    <w:rsid w:val="00FC4EB8"/>
    <w:rsid w:val="00FC53A0"/>
    <w:rsid w:val="00FC5C76"/>
    <w:rsid w:val="00FC637B"/>
    <w:rsid w:val="00FC65D0"/>
    <w:rsid w:val="00FC697C"/>
    <w:rsid w:val="00FC76AE"/>
    <w:rsid w:val="00FC7B79"/>
    <w:rsid w:val="00FC7FCA"/>
    <w:rsid w:val="00FD0482"/>
    <w:rsid w:val="00FD0FD5"/>
    <w:rsid w:val="00FD133D"/>
    <w:rsid w:val="00FD13BF"/>
    <w:rsid w:val="00FD146E"/>
    <w:rsid w:val="00FD147D"/>
    <w:rsid w:val="00FD14A9"/>
    <w:rsid w:val="00FD187F"/>
    <w:rsid w:val="00FD1D3C"/>
    <w:rsid w:val="00FD2532"/>
    <w:rsid w:val="00FD3E4B"/>
    <w:rsid w:val="00FD585A"/>
    <w:rsid w:val="00FD5900"/>
    <w:rsid w:val="00FD60A3"/>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00B"/>
    <w:rsid w:val="00FE3CAF"/>
    <w:rsid w:val="00FE4158"/>
    <w:rsid w:val="00FE4B5D"/>
    <w:rsid w:val="00FE514A"/>
    <w:rsid w:val="00FE515C"/>
    <w:rsid w:val="00FE5694"/>
    <w:rsid w:val="00FE7727"/>
    <w:rsid w:val="00FF05AB"/>
    <w:rsid w:val="00FF1A64"/>
    <w:rsid w:val="00FF1B7C"/>
    <w:rsid w:val="00FF1F97"/>
    <w:rsid w:val="00FF24F3"/>
    <w:rsid w:val="00FF26FB"/>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496035"/>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0EC7FB3"/>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CF50EED"/>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A82315"/>
    <w:rsid w:val="70BA0903"/>
    <w:rsid w:val="70D311C0"/>
    <w:rsid w:val="70D80C35"/>
    <w:rsid w:val="70DE493E"/>
    <w:rsid w:val="7176743E"/>
    <w:rsid w:val="71863D50"/>
    <w:rsid w:val="71A1306D"/>
    <w:rsid w:val="72591CAD"/>
    <w:rsid w:val="73096240"/>
    <w:rsid w:val="73A44B50"/>
    <w:rsid w:val="73CB4B6C"/>
    <w:rsid w:val="7421214C"/>
    <w:rsid w:val="7450AA72"/>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687D2401-498E-4A11-8BD7-42AEF1D5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90D5A"/>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B16F49"/>
    <w:rPr>
      <w:color w:val="2B579A"/>
      <w:shd w:val="clear" w:color="auto" w:fill="E1DFDD"/>
    </w:rPr>
  </w:style>
  <w:style w:type="paragraph" w:styleId="affffffc">
    <w:name w:val="Revision"/>
    <w:hidden/>
    <w:uiPriority w:val="99"/>
    <w:unhideWhenUsed/>
    <w:rsid w:val="009B3D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documenttasks/documenttasks1.xml><?xml version="1.0" encoding="utf-8"?>
<t:Tasks xmlns:t="http://schemas.microsoft.com/office/tasks/2019/documenttasks" xmlns:oel="http://schemas.microsoft.com/office/2019/extlst">
  <t:Task id="{C4D81CD7-F749-4240-9970-28D6A0AB651C}">
    <t:Anchor>
      <t:Comment id="755299288"/>
    </t:Anchor>
    <t:History>
      <t:Event id="{79C62854-6147-43D9-AD50-101C87E188ED}" time="2026-01-06T05:51:33.796Z">
        <t:Attribution userId="S::zhen.yang2@zf.com::58c6818a-3577-4ae3-8238-bcb4cc81b368" userProvider="AD" userName="Yang Zhen SGH CDAY223"/>
        <t:Anchor>
          <t:Comment id="628962283"/>
        </t:Anchor>
        <t:Create/>
      </t:Event>
      <t:Event id="{05719272-9CE9-48D9-A259-25B1A17D2976}" time="2026-01-06T05:51:33.796Z">
        <t:Attribution userId="S::zhen.yang2@zf.com::58c6818a-3577-4ae3-8238-bcb4cc81b368" userProvider="AD" userName="Yang Zhen SGH CDAY223"/>
        <t:Anchor>
          <t:Comment id="628962283"/>
        </t:Anchor>
        <t:Assign userId="S::xuelei.zhi@zf.com::73c4de34-8a06-4d1a-ada1-2b6dc22f9b6e" userProvider="AD" userName="Zhi Xuelei Dr. SGH CDAY623"/>
      </t:Event>
      <t:Event id="{2EE1B1BD-09A5-40B2-80A0-A1BACEBD37B1}" time="2026-01-06T05:51:33.796Z">
        <t:Attribution userId="S::zhen.yang2@zf.com::58c6818a-3577-4ae3-8238-bcb4cc81b368" userProvider="AD" userName="Yang Zhen SGH CDAY223"/>
        <t:Anchor>
          <t:Comment id="628962283"/>
        </t:Anchor>
        <t:SetTitle title="@Zhi Xuelei Dr. SGH CDAY623 "/>
      </t:Event>
    </t:History>
  </t:Task>
</t:Task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3.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2" ma:contentTypeDescription="新建文档。" ma:contentTypeScope="" ma:versionID="3dd12f097a664388af7c7ed37b7f1677">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67c07fb3e546643451b6621acfe4996e"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AB9ECC9-2E59-484A-ADF8-7707DF6F809C}"/>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D005C48F-4601-4BF1-9F63-2B9FF78679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21</Pages>
  <Words>7135</Words>
  <Characters>10765</Characters>
  <Application>Microsoft Office Word</Application>
  <DocSecurity>0</DocSecurity>
  <Lines>89</Lines>
  <Paragraphs>35</Paragraphs>
  <ScaleCrop>false</ScaleCrop>
  <Company/>
  <LinksUpToDate>false</LinksUpToDate>
  <CharactersWithSpaces>17865</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7602194</vt:i4>
      </vt:variant>
      <vt:variant>
        <vt:i4>6</vt:i4>
      </vt:variant>
      <vt:variant>
        <vt:i4>0</vt:i4>
      </vt:variant>
      <vt:variant>
        <vt:i4>5</vt:i4>
      </vt:variant>
      <vt:variant>
        <vt:lpwstr>mailto:xuelei.zhi@zf.com</vt:lpwstr>
      </vt:variant>
      <vt:variant>
        <vt:lpwstr/>
      </vt:variant>
      <vt:variant>
        <vt:i4>7602194</vt:i4>
      </vt:variant>
      <vt:variant>
        <vt:i4>3</vt:i4>
      </vt:variant>
      <vt:variant>
        <vt:i4>0</vt:i4>
      </vt:variant>
      <vt:variant>
        <vt:i4>5</vt:i4>
      </vt:variant>
      <vt:variant>
        <vt:lpwstr>mailto:xuelei.zhi@zf.com</vt:lpwstr>
      </vt:variant>
      <vt:variant>
        <vt:lpwstr/>
      </vt:variant>
      <vt:variant>
        <vt:i4>7602194</vt:i4>
      </vt:variant>
      <vt:variant>
        <vt:i4>0</vt:i4>
      </vt:variant>
      <vt:variant>
        <vt:i4>0</vt:i4>
      </vt:variant>
      <vt:variant>
        <vt:i4>5</vt:i4>
      </vt:variant>
      <vt:variant>
        <vt:lpwstr>mailto:xuelei.zhi@zf.com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93</cp:revision>
  <cp:lastPrinted>2025-08-16T15:50:00Z</cp:lastPrinted>
  <dcterms:created xsi:type="dcterms:W3CDTF">2025-12-17T21:41:00Z</dcterms:created>
  <dcterms:modified xsi:type="dcterms:W3CDTF">2026-01-16T03:19:00Z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2026-01-06T01:56:05Z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68c1cbb0-b35a-40de-83b9-310d174afeab</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